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0EE88" w14:textId="4636F518" w:rsidR="00D33BC4" w:rsidRPr="006C2B81" w:rsidRDefault="00D33BC4">
      <w:pPr>
        <w:rPr>
          <w:b/>
          <w:bCs/>
          <w:color w:val="2F5496" w:themeColor="accent1" w:themeShade="BF"/>
        </w:rPr>
      </w:pPr>
      <w:r w:rsidRPr="006C2B81">
        <w:rPr>
          <w:b/>
          <w:bCs/>
          <w:color w:val="2F5496" w:themeColor="accent1" w:themeShade="BF"/>
        </w:rPr>
        <w:t xml:space="preserve">Dear </w:t>
      </w:r>
      <w:r w:rsidR="00A82327" w:rsidRPr="006C2B81">
        <w:rPr>
          <w:b/>
          <w:bCs/>
          <w:color w:val="2F5496" w:themeColor="accent1" w:themeShade="BF"/>
        </w:rPr>
        <w:t xml:space="preserve">Professor </w:t>
      </w:r>
      <w:r w:rsidRPr="006C2B81">
        <w:rPr>
          <w:b/>
          <w:bCs/>
          <w:color w:val="2F5496" w:themeColor="accent1" w:themeShade="BF"/>
        </w:rPr>
        <w:t>Bull,</w:t>
      </w:r>
      <w:r w:rsidR="00A82327" w:rsidRPr="006C2B81">
        <w:rPr>
          <w:b/>
          <w:bCs/>
          <w:color w:val="2F5496" w:themeColor="accent1" w:themeShade="BF"/>
        </w:rPr>
        <w:t xml:space="preserve"> dear Associate Editor,</w:t>
      </w:r>
    </w:p>
    <w:p w14:paraId="095F82D0" w14:textId="77777777" w:rsidR="00D33BC4" w:rsidRPr="006C2B81" w:rsidRDefault="00D33BC4">
      <w:pPr>
        <w:rPr>
          <w:b/>
          <w:bCs/>
          <w:color w:val="2F5496" w:themeColor="accent1" w:themeShade="BF"/>
        </w:rPr>
      </w:pPr>
      <w:r w:rsidRPr="006C2B81">
        <w:rPr>
          <w:b/>
          <w:bCs/>
          <w:color w:val="2F5496" w:themeColor="accent1" w:themeShade="BF"/>
        </w:rPr>
        <w:t>Thank you very much for your, the associate editors and reviewer comments regarding our manuscript RSPB-2025-0737 entitled "Sex-role-reversal and the Bateman gradient in coucals – Females but not males benefit from mating with multiple partners", and the invitation to submit a revised manuscript.</w:t>
      </w:r>
    </w:p>
    <w:p w14:paraId="2FE18939" w14:textId="77777777" w:rsidR="00A82327" w:rsidRPr="006C2B81" w:rsidRDefault="00D33BC4">
      <w:pPr>
        <w:rPr>
          <w:b/>
          <w:bCs/>
          <w:color w:val="2F5496" w:themeColor="accent1" w:themeShade="BF"/>
        </w:rPr>
      </w:pPr>
      <w:r w:rsidRPr="006C2B81">
        <w:rPr>
          <w:b/>
          <w:bCs/>
          <w:color w:val="2F5496" w:themeColor="accent1" w:themeShade="BF"/>
        </w:rPr>
        <w:t xml:space="preserve">Below, we reply to the editorial and reviewer comments, citing the original comments (in black) and our response (bold blue). We sincerely hope that the revised manuscript is acceptable for publication in Proceedings B. </w:t>
      </w:r>
    </w:p>
    <w:p w14:paraId="401B6D3A" w14:textId="77777777" w:rsidR="00A82327" w:rsidRPr="006C2B81" w:rsidRDefault="00A82327">
      <w:pPr>
        <w:rPr>
          <w:b/>
          <w:bCs/>
          <w:color w:val="2F5496" w:themeColor="accent1" w:themeShade="BF"/>
        </w:rPr>
      </w:pPr>
      <w:r w:rsidRPr="006C2B81">
        <w:rPr>
          <w:b/>
          <w:bCs/>
          <w:color w:val="2F5496" w:themeColor="accent1" w:themeShade="BF"/>
        </w:rPr>
        <w:t>Sincerely, and on behalf of all coauthors</w:t>
      </w:r>
    </w:p>
    <w:p w14:paraId="02897068" w14:textId="77777777" w:rsidR="00A82327" w:rsidRPr="006C2B81" w:rsidRDefault="00A82327">
      <w:pPr>
        <w:rPr>
          <w:b/>
          <w:bCs/>
          <w:color w:val="2F5496" w:themeColor="accent1" w:themeShade="BF"/>
        </w:rPr>
      </w:pPr>
      <w:r w:rsidRPr="006C2B81">
        <w:rPr>
          <w:b/>
          <w:bCs/>
          <w:color w:val="2F5496" w:themeColor="accent1" w:themeShade="BF"/>
        </w:rPr>
        <w:t>Wolfgang Goymann</w:t>
      </w:r>
    </w:p>
    <w:p w14:paraId="21E34FD4" w14:textId="02A990F0" w:rsidR="00E921C9" w:rsidRPr="006C2B81" w:rsidRDefault="00D33BC4">
      <w:pPr>
        <w:rPr>
          <w:b/>
          <w:bCs/>
          <w:color w:val="2F5496" w:themeColor="accent1" w:themeShade="BF"/>
        </w:rPr>
      </w:pPr>
      <w:r w:rsidRPr="00A82327">
        <w:rPr>
          <w:b/>
          <w:bCs/>
          <w:color w:val="4472C4" w:themeColor="accent1"/>
        </w:rPr>
        <w:br/>
      </w:r>
      <w:r w:rsidRPr="00D33BC4">
        <w:rPr>
          <w:highlight w:val="yellow"/>
        </w:rPr>
        <w:t xml:space="preserve">The resubmission will be treated as a new manuscript.  However, we will approach the same reviewers if they are available and it is deemed appropriate to do so by the Editor. Please note that resubmissions must be submitted within </w:t>
      </w:r>
      <w:r w:rsidRPr="00D33BC4">
        <w:rPr>
          <w:rStyle w:val="Strong"/>
          <w:highlight w:val="yellow"/>
        </w:rPr>
        <w:t>six months</w:t>
      </w:r>
      <w:r>
        <w:rPr>
          <w:rStyle w:val="Strong"/>
          <w:highlight w:val="yellow"/>
        </w:rPr>
        <w:t xml:space="preserve"> (16.4.2025 </w:t>
      </w:r>
      <w:proofErr w:type="spellStart"/>
      <w:r>
        <w:rPr>
          <w:rStyle w:val="Strong"/>
          <w:highlight w:val="yellow"/>
        </w:rPr>
        <w:t>d.h.</w:t>
      </w:r>
      <w:proofErr w:type="spellEnd"/>
      <w:r>
        <w:rPr>
          <w:rStyle w:val="Strong"/>
          <w:highlight w:val="yellow"/>
        </w:rPr>
        <w:t xml:space="preserve"> 15.10.2025)</w:t>
      </w:r>
      <w:r w:rsidRPr="00D33BC4">
        <w:rPr>
          <w:highlight w:val="yellow"/>
        </w:rPr>
        <w:t xml:space="preserve"> of the date of this email. In exceptional circumstances, extensions may be possible if agreed with the Editorial Office. Manuscripts submitted after this date will be automatically rejected.</w:t>
      </w:r>
      <w:r w:rsidRPr="00D33BC4">
        <w:rPr>
          <w:highlight w:val="yellow"/>
        </w:rPr>
        <w:br/>
      </w:r>
      <w:r w:rsidRPr="00D33BC4">
        <w:rPr>
          <w:highlight w:val="yellow"/>
        </w:rPr>
        <w:br/>
        <w:t>Please find below the comments made by the referees, not including confidential reports to the Editor, which I hope you will find useful. If you do choose to resubmit your manuscript, please upload the following:</w:t>
      </w:r>
      <w:r w:rsidRPr="00D33BC4">
        <w:rPr>
          <w:highlight w:val="yellow"/>
        </w:rPr>
        <w:br/>
        <w:t xml:space="preserve">1) An </w:t>
      </w:r>
      <w:r w:rsidRPr="00D33BC4">
        <w:rPr>
          <w:rStyle w:val="Strong"/>
          <w:highlight w:val="yellow"/>
        </w:rPr>
        <w:t xml:space="preserve">anonymised </w:t>
      </w:r>
      <w:r w:rsidRPr="00D33BC4">
        <w:rPr>
          <w:highlight w:val="yellow"/>
        </w:rPr>
        <w:t>‘response to referees’ document including details of how you have responded to the comments, and the adjustments you have made.</w:t>
      </w:r>
      <w:r w:rsidRPr="00D33BC4">
        <w:rPr>
          <w:highlight w:val="yellow"/>
        </w:rPr>
        <w:br/>
        <w:t xml:space="preserve">2) A clean copy of the </w:t>
      </w:r>
      <w:r w:rsidRPr="00D33BC4">
        <w:rPr>
          <w:rStyle w:val="Strong"/>
          <w:highlight w:val="yellow"/>
        </w:rPr>
        <w:t>anonymised</w:t>
      </w:r>
      <w:r w:rsidRPr="00D33BC4">
        <w:rPr>
          <w:highlight w:val="yellow"/>
        </w:rPr>
        <w:t xml:space="preserve"> manuscript and one with 'tracked changes' showing how you addressed the referee and editor comments.</w:t>
      </w:r>
      <w:r w:rsidRPr="00D33BC4">
        <w:rPr>
          <w:highlight w:val="yellow"/>
        </w:rPr>
        <w:br/>
        <w:t>3) Line numbers in your main document.</w:t>
      </w:r>
      <w:r w:rsidRPr="00D33BC4">
        <w:rPr>
          <w:highlight w:val="yellow"/>
        </w:rPr>
        <w:br/>
        <w:t>4) Data - please see our policies on data sharing to ensure that you are complying (</w:t>
      </w:r>
      <w:hyperlink r:id="rId4" w:anchor="data" w:history="1">
        <w:r w:rsidRPr="00D33BC4">
          <w:rPr>
            <w:rStyle w:val="Hyperlink"/>
            <w:highlight w:val="yellow"/>
          </w:rPr>
          <w:t>https://royalsociety.org/journals/authors/author-guidelines/#data</w:t>
        </w:r>
      </w:hyperlink>
      <w:r w:rsidRPr="00D33BC4">
        <w:rPr>
          <w:highlight w:val="yellow"/>
        </w:rPr>
        <w:t>).</w:t>
      </w:r>
      <w:r>
        <w:br/>
      </w:r>
      <w:r>
        <w:br/>
        <w:t xml:space="preserve">To upload a resubmitted manuscript, log into </w:t>
      </w:r>
      <w:hyperlink r:id="rId5" w:history="1">
        <w:r>
          <w:rPr>
            <w:rStyle w:val="Hyperlink"/>
          </w:rPr>
          <w:t>http://mc.manuscriptcentral.com/prsb</w:t>
        </w:r>
      </w:hyperlink>
      <w:r>
        <w:t xml:space="preserve"> and enter your Author Centre, where you will find your manuscript title listed under "Manuscripts with Decisions." Under "Actions," click on "Create a Resubmission." Please be sure to indicate in your cover letter that it is a resubmission, and supply the previous reference number.</w:t>
      </w:r>
      <w:r>
        <w:br/>
      </w:r>
      <w:r>
        <w:br/>
        <w:t>Sincerely,</w:t>
      </w:r>
      <w:r>
        <w:br/>
      </w:r>
      <w:r>
        <w:br/>
        <w:t>Professor James Bull  </w:t>
      </w:r>
      <w:r>
        <w:br/>
        <w:t xml:space="preserve">mailto: </w:t>
      </w:r>
      <w:hyperlink r:id="rId6" w:history="1">
        <w:r>
          <w:rPr>
            <w:rStyle w:val="Hyperlink"/>
          </w:rPr>
          <w:t>proceedingsb@royalsociety.org</w:t>
        </w:r>
      </w:hyperlink>
      <w:r>
        <w:br/>
      </w:r>
      <w:r>
        <w:br/>
        <w:t>Associate Editor</w:t>
      </w:r>
      <w:r>
        <w:br/>
        <w:t>Comments to Author:</w:t>
      </w:r>
      <w:r>
        <w:br/>
        <w:t xml:space="preserve">The manuscript has now been assessed by two expert reviewers who have provided thoughtful and constructive comments. Although both reviewers found the manuscript interesting and one was generally positive, one reviewer had some serious concerns which need to be carefully addressed before the manuscript can be considered for publication. The two most important criticisms concern the statistical methods, and the extent to which previous work is credited. The manuscript must make a convincing novel contribution in the field even after previous work is properly credited. The </w:t>
      </w:r>
      <w:r>
        <w:lastRenderedPageBreak/>
        <w:t>reviewers also provide several other very useful comments for the authors to consider.</w:t>
      </w:r>
      <w:r>
        <w:br/>
      </w:r>
      <w:r>
        <w:br/>
      </w:r>
      <w:r w:rsidR="00A82327" w:rsidRPr="006C2B81">
        <w:rPr>
          <w:b/>
          <w:bCs/>
          <w:color w:val="2F5496" w:themeColor="accent1" w:themeShade="BF"/>
        </w:rPr>
        <w:t>Thank you very much for this assessment. We are grateful for the reviewer’s advi</w:t>
      </w:r>
      <w:r w:rsidR="00A63E09">
        <w:rPr>
          <w:b/>
          <w:bCs/>
          <w:color w:val="2F5496" w:themeColor="accent1" w:themeShade="BF"/>
        </w:rPr>
        <w:t>c</w:t>
      </w:r>
      <w:r w:rsidR="00A82327" w:rsidRPr="006C2B81">
        <w:rPr>
          <w:b/>
          <w:bCs/>
          <w:color w:val="2F5496" w:themeColor="accent1" w:themeShade="BF"/>
        </w:rPr>
        <w:t>e on statistics and we have largely followed th</w:t>
      </w:r>
      <w:r w:rsidR="00A63E09">
        <w:rPr>
          <w:b/>
          <w:bCs/>
          <w:color w:val="2F5496" w:themeColor="accent1" w:themeShade="BF"/>
        </w:rPr>
        <w:t>e suggestions</w:t>
      </w:r>
      <w:r w:rsidR="00A82327" w:rsidRPr="006C2B81">
        <w:rPr>
          <w:b/>
          <w:bCs/>
          <w:color w:val="2F5496" w:themeColor="accent1" w:themeShade="BF"/>
        </w:rPr>
        <w:t xml:space="preserve"> and thoroughly revised the statistics. With regard to the criticism that we </w:t>
      </w:r>
      <w:r w:rsidR="00493C4C">
        <w:rPr>
          <w:b/>
          <w:bCs/>
          <w:color w:val="2F5496" w:themeColor="accent1" w:themeShade="BF"/>
        </w:rPr>
        <w:t>have not given enough credit to previous work, we would have appreciated some more concrete suggestions by the reviewer on what relevant papers we might have missed.</w:t>
      </w:r>
      <w:r w:rsidR="00A82327" w:rsidRPr="006C2B81">
        <w:rPr>
          <w:b/>
          <w:bCs/>
          <w:color w:val="2F5496" w:themeColor="accent1" w:themeShade="BF"/>
        </w:rPr>
        <w:t xml:space="preserve"> We ha</w:t>
      </w:r>
      <w:r w:rsidR="009D57F8" w:rsidRPr="006C2B81">
        <w:rPr>
          <w:b/>
          <w:bCs/>
          <w:color w:val="2F5496" w:themeColor="accent1" w:themeShade="BF"/>
        </w:rPr>
        <w:t>d cited all the studies</w:t>
      </w:r>
      <w:r w:rsidR="00A63E09">
        <w:rPr>
          <w:b/>
          <w:bCs/>
          <w:color w:val="2F5496" w:themeColor="accent1" w:themeShade="BF"/>
        </w:rPr>
        <w:t xml:space="preserve"> of sex-role reversed species</w:t>
      </w:r>
      <w:r w:rsidR="009D57F8" w:rsidRPr="006C2B81">
        <w:rPr>
          <w:b/>
          <w:bCs/>
          <w:color w:val="2F5496" w:themeColor="accent1" w:themeShade="BF"/>
        </w:rPr>
        <w:t xml:space="preserve"> that were listed in </w:t>
      </w:r>
      <w:r w:rsidR="00493C4C">
        <w:rPr>
          <w:b/>
          <w:bCs/>
          <w:color w:val="2F5496" w:themeColor="accent1" w:themeShade="BF"/>
        </w:rPr>
        <w:t>a recent</w:t>
      </w:r>
      <w:r w:rsidR="00493C4C" w:rsidRPr="006C2B81">
        <w:rPr>
          <w:b/>
          <w:bCs/>
          <w:color w:val="2F5496" w:themeColor="accent1" w:themeShade="BF"/>
        </w:rPr>
        <w:t xml:space="preserve"> </w:t>
      </w:r>
      <w:r w:rsidR="009D57F8" w:rsidRPr="006C2B81">
        <w:rPr>
          <w:b/>
          <w:bCs/>
          <w:color w:val="2F5496" w:themeColor="accent1" w:themeShade="BF"/>
        </w:rPr>
        <w:t>meta</w:t>
      </w:r>
      <w:r w:rsidR="00A63E09">
        <w:rPr>
          <w:b/>
          <w:bCs/>
          <w:color w:val="2F5496" w:themeColor="accent1" w:themeShade="BF"/>
        </w:rPr>
        <w:t>-</w:t>
      </w:r>
      <w:r w:rsidR="009D57F8" w:rsidRPr="006C2B81">
        <w:rPr>
          <w:b/>
          <w:bCs/>
          <w:color w:val="2F5496" w:themeColor="accent1" w:themeShade="BF"/>
        </w:rPr>
        <w:t xml:space="preserve">analysis </w:t>
      </w:r>
      <w:r w:rsidR="00493C4C">
        <w:rPr>
          <w:b/>
          <w:bCs/>
          <w:color w:val="2F5496" w:themeColor="accent1" w:themeShade="BF"/>
        </w:rPr>
        <w:t>by</w:t>
      </w:r>
      <w:r w:rsidR="00493C4C" w:rsidRPr="006C2B81">
        <w:rPr>
          <w:b/>
          <w:bCs/>
          <w:color w:val="2F5496" w:themeColor="accent1" w:themeShade="BF"/>
        </w:rPr>
        <w:t xml:space="preserve"> </w:t>
      </w:r>
      <w:proofErr w:type="spellStart"/>
      <w:r w:rsidR="009D57F8" w:rsidRPr="006C2B81">
        <w:rPr>
          <w:b/>
          <w:bCs/>
          <w:color w:val="2F5496" w:themeColor="accent1" w:themeShade="BF"/>
        </w:rPr>
        <w:t>Fromonteil</w:t>
      </w:r>
      <w:proofErr w:type="spellEnd"/>
      <w:r w:rsidR="009D57F8" w:rsidRPr="006C2B81">
        <w:rPr>
          <w:b/>
          <w:bCs/>
          <w:color w:val="2F5496" w:themeColor="accent1" w:themeShade="BF"/>
        </w:rPr>
        <w:t xml:space="preserve"> et al. (2023) and added two more species on top of that. We ha</w:t>
      </w:r>
      <w:r w:rsidR="00A82327" w:rsidRPr="006C2B81">
        <w:rPr>
          <w:b/>
          <w:bCs/>
          <w:color w:val="2F5496" w:themeColor="accent1" w:themeShade="BF"/>
        </w:rPr>
        <w:t xml:space="preserve">ve thoroughly looked into the literature of </w:t>
      </w:r>
      <w:r w:rsidR="009D57F8" w:rsidRPr="006C2B81">
        <w:rPr>
          <w:b/>
          <w:bCs/>
          <w:color w:val="2F5496" w:themeColor="accent1" w:themeShade="BF"/>
        </w:rPr>
        <w:t xml:space="preserve">published </w:t>
      </w:r>
      <w:r w:rsidR="00A82327" w:rsidRPr="006C2B81">
        <w:rPr>
          <w:b/>
          <w:bCs/>
          <w:color w:val="2F5496" w:themeColor="accent1" w:themeShade="BF"/>
        </w:rPr>
        <w:t xml:space="preserve">Bateman </w:t>
      </w:r>
      <w:r w:rsidR="009D57F8" w:rsidRPr="006C2B81">
        <w:rPr>
          <w:b/>
          <w:bCs/>
          <w:color w:val="2F5496" w:themeColor="accent1" w:themeShade="BF"/>
        </w:rPr>
        <w:t xml:space="preserve">and selection </w:t>
      </w:r>
      <w:r w:rsidR="00A82327" w:rsidRPr="006C2B81">
        <w:rPr>
          <w:b/>
          <w:bCs/>
          <w:color w:val="2F5496" w:themeColor="accent1" w:themeShade="BF"/>
        </w:rPr>
        <w:t xml:space="preserve">gradients </w:t>
      </w:r>
      <w:r w:rsidR="009D57F8" w:rsidRPr="006C2B81">
        <w:rPr>
          <w:b/>
          <w:bCs/>
          <w:color w:val="2F5496" w:themeColor="accent1" w:themeShade="BF"/>
        </w:rPr>
        <w:t xml:space="preserve">for sex-role reversed species again, but did not find other studies except the ones we had cited already. We are of course aware that there is previous work </w:t>
      </w:r>
      <w:r w:rsidR="00A63E09">
        <w:rPr>
          <w:b/>
          <w:bCs/>
          <w:color w:val="2F5496" w:themeColor="accent1" w:themeShade="BF"/>
        </w:rPr>
        <w:t xml:space="preserve">on sex-role reversed species using other </w:t>
      </w:r>
      <w:r w:rsidR="009D57F8" w:rsidRPr="006C2B81">
        <w:rPr>
          <w:b/>
          <w:bCs/>
          <w:color w:val="2F5496" w:themeColor="accent1" w:themeShade="BF"/>
        </w:rPr>
        <w:t>metrics (i.e. potential reproductive rates), but our intention was to focus on Bateman and selection gradients</w:t>
      </w:r>
      <w:r w:rsidR="00A63E09">
        <w:rPr>
          <w:b/>
          <w:bCs/>
          <w:color w:val="2F5496" w:themeColor="accent1" w:themeShade="BF"/>
        </w:rPr>
        <w:t xml:space="preserve">. Please also bear in mind that our intention was not a </w:t>
      </w:r>
      <w:r w:rsidR="00E921C9" w:rsidRPr="006C2B81">
        <w:rPr>
          <w:b/>
          <w:bCs/>
          <w:color w:val="2F5496" w:themeColor="accent1" w:themeShade="BF"/>
        </w:rPr>
        <w:t>review of all potential measures of sexual selection in sex-role reversed species</w:t>
      </w:r>
      <w:r w:rsidR="00A63E09">
        <w:rPr>
          <w:b/>
          <w:bCs/>
          <w:color w:val="2F5496" w:themeColor="accent1" w:themeShade="BF"/>
        </w:rPr>
        <w:t xml:space="preserve">, but an </w:t>
      </w:r>
      <w:r w:rsidR="00E921C9" w:rsidRPr="006C2B81">
        <w:rPr>
          <w:b/>
          <w:bCs/>
          <w:color w:val="2F5496" w:themeColor="accent1" w:themeShade="BF"/>
        </w:rPr>
        <w:t>original contribution</w:t>
      </w:r>
      <w:r w:rsidR="00A63E09">
        <w:rPr>
          <w:b/>
          <w:bCs/>
          <w:color w:val="2F5496" w:themeColor="accent1" w:themeShade="BF"/>
        </w:rPr>
        <w:t xml:space="preserve"> focusing on Bateman gradients and on the opportunity of selection</w:t>
      </w:r>
      <w:r w:rsidR="009D57F8" w:rsidRPr="006C2B81">
        <w:rPr>
          <w:b/>
          <w:bCs/>
          <w:color w:val="2F5496" w:themeColor="accent1" w:themeShade="BF"/>
        </w:rPr>
        <w:t xml:space="preserve">. </w:t>
      </w:r>
    </w:p>
    <w:p w14:paraId="7DF51970" w14:textId="4C4583EF" w:rsidR="00447DE9" w:rsidRDefault="00D33BC4">
      <w:r>
        <w:br/>
        <w:t>Reviewer(s)' Comments to Author:</w:t>
      </w:r>
      <w:r>
        <w:br/>
      </w:r>
      <w:r>
        <w:br/>
        <w:t>Referee: 1</w:t>
      </w:r>
      <w:r>
        <w:br/>
      </w:r>
      <w:r>
        <w:br/>
        <w:t>Comments to the Author(s)</w:t>
      </w:r>
      <w:r>
        <w:br/>
        <w:t>I enjoyed reading this study, which estimates sexual selection in two species of coucal (one sex-role-reversed and the other with more balanced sex roles). The study is based on a large, multi-year dataset and I appreciated the authors’ efforts to estimate sexual selection from multiple complementary angles (Bateman gradients, opportunities for sexual selection and selection gradients). Nonetheless there are several issues with the statistical methodology and the positioning of this study relative to previous work (see below). Although almost all of the issues I outline below are fixable, I feel that it is unlikely that this manuscript will reach the typical standard of Proceedings B and might be better off in a good subject journal like Evolution.</w:t>
      </w:r>
    </w:p>
    <w:p w14:paraId="2A757233" w14:textId="0B09D540" w:rsidR="00447DE9" w:rsidRDefault="00447DE9">
      <w:r w:rsidRPr="00507FD2">
        <w:rPr>
          <w:b/>
          <w:bCs/>
          <w:color w:val="2F5496" w:themeColor="accent1" w:themeShade="BF"/>
        </w:rPr>
        <w:t xml:space="preserve">Thank you very much for your positive assessment of our </w:t>
      </w:r>
      <w:r w:rsidR="00507FD2" w:rsidRPr="00507FD2">
        <w:rPr>
          <w:b/>
          <w:bCs/>
          <w:color w:val="2F5496" w:themeColor="accent1" w:themeShade="BF"/>
        </w:rPr>
        <w:t>manuscript</w:t>
      </w:r>
      <w:r w:rsidRPr="00507FD2">
        <w:rPr>
          <w:b/>
          <w:bCs/>
          <w:color w:val="2F5496" w:themeColor="accent1" w:themeShade="BF"/>
        </w:rPr>
        <w:t xml:space="preserve">. </w:t>
      </w:r>
      <w:r w:rsidR="00A63E09">
        <w:rPr>
          <w:b/>
          <w:bCs/>
          <w:color w:val="2F5496" w:themeColor="accent1" w:themeShade="BF"/>
        </w:rPr>
        <w:t xml:space="preserve">We followed your advice and have </w:t>
      </w:r>
      <w:r w:rsidR="00493C4C">
        <w:rPr>
          <w:b/>
          <w:bCs/>
          <w:color w:val="2F5496" w:themeColor="accent1" w:themeShade="BF"/>
        </w:rPr>
        <w:t>implemented alternative statistical modelling approaches</w:t>
      </w:r>
      <w:r w:rsidR="00A63E09">
        <w:rPr>
          <w:b/>
          <w:bCs/>
          <w:color w:val="2F5496" w:themeColor="accent1" w:themeShade="BF"/>
        </w:rPr>
        <w:t xml:space="preserve">. </w:t>
      </w:r>
      <w:r w:rsidR="00493C4C">
        <w:rPr>
          <w:b/>
          <w:bCs/>
          <w:color w:val="2F5496" w:themeColor="accent1" w:themeShade="BF"/>
        </w:rPr>
        <w:t xml:space="preserve">We are pleased to say that these alternative models have broadly corroborated our previous findings, which adds further credibility to our study. </w:t>
      </w:r>
      <w:r w:rsidRPr="00507FD2">
        <w:rPr>
          <w:b/>
          <w:bCs/>
          <w:color w:val="2F5496" w:themeColor="accent1" w:themeShade="BF"/>
        </w:rPr>
        <w:t xml:space="preserve">With regard to </w:t>
      </w:r>
      <w:r w:rsidR="00DF5262">
        <w:rPr>
          <w:b/>
          <w:bCs/>
          <w:color w:val="2F5496" w:themeColor="accent1" w:themeShade="BF"/>
        </w:rPr>
        <w:t xml:space="preserve">standards and </w:t>
      </w:r>
      <w:r w:rsidR="00666371">
        <w:rPr>
          <w:b/>
          <w:bCs/>
          <w:color w:val="2F5496" w:themeColor="accent1" w:themeShade="BF"/>
        </w:rPr>
        <w:t xml:space="preserve">choice of </w:t>
      </w:r>
      <w:r w:rsidRPr="00507FD2">
        <w:rPr>
          <w:b/>
          <w:bCs/>
          <w:color w:val="2F5496" w:themeColor="accent1" w:themeShade="BF"/>
        </w:rPr>
        <w:t xml:space="preserve">journals we </w:t>
      </w:r>
      <w:r w:rsidR="00493C4C">
        <w:rPr>
          <w:b/>
          <w:bCs/>
          <w:color w:val="2F5496" w:themeColor="accent1" w:themeShade="BF"/>
        </w:rPr>
        <w:t xml:space="preserve">take this suggestion as a compliment by the reviewer. Two of us authors have served as associate editors with </w:t>
      </w:r>
      <w:r w:rsidRPr="00F0029B">
        <w:rPr>
          <w:b/>
          <w:bCs/>
          <w:i/>
          <w:iCs/>
          <w:color w:val="2F5496" w:themeColor="accent1" w:themeShade="BF"/>
        </w:rPr>
        <w:t>Proceedings B</w:t>
      </w:r>
      <w:r w:rsidRPr="00507FD2">
        <w:rPr>
          <w:b/>
          <w:bCs/>
          <w:color w:val="2F5496" w:themeColor="accent1" w:themeShade="BF"/>
        </w:rPr>
        <w:t xml:space="preserve"> </w:t>
      </w:r>
      <w:proofErr w:type="gramStart"/>
      <w:r w:rsidRPr="00507FD2">
        <w:rPr>
          <w:b/>
          <w:bCs/>
          <w:color w:val="2F5496" w:themeColor="accent1" w:themeShade="BF"/>
        </w:rPr>
        <w:t xml:space="preserve">and </w:t>
      </w:r>
      <w:r w:rsidR="00493C4C">
        <w:rPr>
          <w:b/>
          <w:bCs/>
          <w:color w:val="2F5496" w:themeColor="accent1" w:themeShade="BF"/>
        </w:rPr>
        <w:t xml:space="preserve"> published</w:t>
      </w:r>
      <w:proofErr w:type="gramEnd"/>
      <w:r w:rsidR="00493C4C">
        <w:rPr>
          <w:b/>
          <w:bCs/>
          <w:color w:val="2F5496" w:themeColor="accent1" w:themeShade="BF"/>
        </w:rPr>
        <w:t xml:space="preserve"> </w:t>
      </w:r>
      <w:r w:rsidR="00152BAF">
        <w:rPr>
          <w:b/>
          <w:bCs/>
          <w:color w:val="2F5496" w:themeColor="accent1" w:themeShade="BF"/>
        </w:rPr>
        <w:t xml:space="preserve">manuscripts </w:t>
      </w:r>
      <w:r w:rsidR="00493C4C">
        <w:rPr>
          <w:b/>
          <w:bCs/>
          <w:color w:val="2F5496" w:themeColor="accent1" w:themeShade="BF"/>
        </w:rPr>
        <w:t xml:space="preserve">in both </w:t>
      </w:r>
      <w:r w:rsidR="00493C4C" w:rsidRPr="00F0029B">
        <w:rPr>
          <w:b/>
          <w:bCs/>
          <w:i/>
          <w:iCs/>
          <w:color w:val="2F5496" w:themeColor="accent1" w:themeShade="BF"/>
        </w:rPr>
        <w:t>Evolution</w:t>
      </w:r>
      <w:r w:rsidR="00493C4C">
        <w:rPr>
          <w:b/>
          <w:bCs/>
          <w:color w:val="2F5496" w:themeColor="accent1" w:themeShade="BF"/>
        </w:rPr>
        <w:t xml:space="preserve"> and </w:t>
      </w:r>
      <w:r w:rsidR="00493C4C" w:rsidRPr="00F0029B">
        <w:rPr>
          <w:b/>
          <w:bCs/>
          <w:i/>
          <w:iCs/>
          <w:color w:val="2F5496" w:themeColor="accent1" w:themeShade="BF"/>
        </w:rPr>
        <w:t>Proceedings B</w:t>
      </w:r>
      <w:r w:rsidR="00493C4C">
        <w:rPr>
          <w:b/>
          <w:bCs/>
          <w:color w:val="2F5496" w:themeColor="accent1" w:themeShade="BF"/>
        </w:rPr>
        <w:t xml:space="preserve"> in the past</w:t>
      </w:r>
      <w:r w:rsidR="00507FD2" w:rsidRPr="00507FD2">
        <w:rPr>
          <w:b/>
          <w:bCs/>
          <w:color w:val="2F5496" w:themeColor="accent1" w:themeShade="BF"/>
        </w:rPr>
        <w:t xml:space="preserve">. </w:t>
      </w:r>
      <w:r w:rsidR="00493C4C">
        <w:rPr>
          <w:b/>
          <w:bCs/>
          <w:color w:val="2F5496" w:themeColor="accent1" w:themeShade="BF"/>
        </w:rPr>
        <w:t>We consider both journals as “flagship journals” that frequently publish cutting edge research in evolutionary biology, especially when it’s combined with robust sample sizes from multiyear field studies on species with an interesting natural history</w:t>
      </w:r>
      <w:r w:rsidR="00152BAF">
        <w:rPr>
          <w:b/>
          <w:bCs/>
          <w:color w:val="2F5496" w:themeColor="accent1" w:themeShade="BF"/>
        </w:rPr>
        <w:t>, as in this case</w:t>
      </w:r>
      <w:r w:rsidR="00493C4C">
        <w:rPr>
          <w:b/>
          <w:bCs/>
          <w:color w:val="2F5496" w:themeColor="accent1" w:themeShade="BF"/>
        </w:rPr>
        <w:t xml:space="preserve">.  </w:t>
      </w:r>
    </w:p>
    <w:p w14:paraId="77BC7131" w14:textId="09939033" w:rsidR="00677787" w:rsidRPr="00677787" w:rsidRDefault="00D33BC4">
      <w:pPr>
        <w:rPr>
          <w:b/>
          <w:bCs/>
          <w:color w:val="2F5496" w:themeColor="accent1" w:themeShade="BF"/>
        </w:rPr>
      </w:pPr>
      <w:r>
        <w:br/>
        <w:t>Major comments:</w:t>
      </w:r>
      <w:r>
        <w:br/>
        <w:t>1. Many of the comparisons between the sexes and species are not supported by formal statistical tests. Note that variances (and by extension I and Is) are always positive unless there is no variation at all. Testing whether the credible intervals for these metrics include zero is completely meaningless. See e.g. L241-8, L278-9, L290-1.</w:t>
      </w:r>
      <w:r w:rsidR="00677787">
        <w:br/>
      </w:r>
      <w:r w:rsidR="00493C4C">
        <w:rPr>
          <w:b/>
          <w:bCs/>
          <w:color w:val="2F5496" w:themeColor="accent1" w:themeShade="BF"/>
        </w:rPr>
        <w:t xml:space="preserve">We respectfully disagree with the reviewer here. Our statistical models are based on Bayesian statistics, where the uncertainty of parameter estimates is provided by credible intervals for different groups, these are derived from posterior distributions. </w:t>
      </w:r>
      <w:r w:rsidR="00677787" w:rsidRPr="00677787">
        <w:rPr>
          <w:b/>
          <w:bCs/>
          <w:color w:val="2F5496" w:themeColor="accent1" w:themeShade="BF"/>
        </w:rPr>
        <w:t xml:space="preserve">It is sufficient to look at the </w:t>
      </w:r>
      <w:r w:rsidR="00677787" w:rsidRPr="00677787">
        <w:rPr>
          <w:b/>
          <w:bCs/>
          <w:color w:val="2F5496" w:themeColor="accent1" w:themeShade="BF"/>
        </w:rPr>
        <w:lastRenderedPageBreak/>
        <w:t>credible intervals and if they overlap with the mean estimate</w:t>
      </w:r>
      <w:r w:rsidR="001856F8">
        <w:rPr>
          <w:b/>
          <w:bCs/>
          <w:color w:val="2F5496" w:themeColor="accent1" w:themeShade="BF"/>
        </w:rPr>
        <w:t>s of I, I</w:t>
      </w:r>
      <w:r w:rsidR="001856F8" w:rsidRPr="001856F8">
        <w:rPr>
          <w:b/>
          <w:bCs/>
          <w:color w:val="2F5496" w:themeColor="accent1" w:themeShade="BF"/>
          <w:vertAlign w:val="subscript"/>
        </w:rPr>
        <w:t>s</w:t>
      </w:r>
      <w:r w:rsidR="001856F8">
        <w:rPr>
          <w:b/>
          <w:bCs/>
          <w:color w:val="2F5496" w:themeColor="accent1" w:themeShade="BF"/>
        </w:rPr>
        <w:t xml:space="preserve"> and </w:t>
      </w:r>
      <w:proofErr w:type="spellStart"/>
      <w:r w:rsidR="001856F8">
        <w:rPr>
          <w:b/>
          <w:bCs/>
          <w:color w:val="2F5496" w:themeColor="accent1" w:themeShade="BF"/>
        </w:rPr>
        <w:t>ß</w:t>
      </w:r>
      <w:r w:rsidR="001856F8" w:rsidRPr="001856F8">
        <w:rPr>
          <w:b/>
          <w:bCs/>
          <w:color w:val="2F5496" w:themeColor="accent1" w:themeShade="BF"/>
          <w:vertAlign w:val="subscript"/>
        </w:rPr>
        <w:t>ss</w:t>
      </w:r>
      <w:proofErr w:type="spellEnd"/>
      <w:r w:rsidR="00677787" w:rsidRPr="00677787">
        <w:rPr>
          <w:b/>
          <w:bCs/>
          <w:color w:val="2F5496" w:themeColor="accent1" w:themeShade="BF"/>
        </w:rPr>
        <w:t xml:space="preserve"> of the group</w:t>
      </w:r>
      <w:r w:rsidR="00493C4C">
        <w:rPr>
          <w:b/>
          <w:bCs/>
          <w:color w:val="2F5496" w:themeColor="accent1" w:themeShade="BF"/>
        </w:rPr>
        <w:t xml:space="preserve"> (in this case, sexes or species)</w:t>
      </w:r>
      <w:r w:rsidR="00677787" w:rsidRPr="00677787">
        <w:rPr>
          <w:b/>
          <w:bCs/>
          <w:color w:val="2F5496" w:themeColor="accent1" w:themeShade="BF"/>
        </w:rPr>
        <w:t xml:space="preserve"> you compare them to. We clarified th</w:t>
      </w:r>
      <w:r w:rsidR="001856F8">
        <w:rPr>
          <w:b/>
          <w:bCs/>
          <w:color w:val="2F5496" w:themeColor="accent1" w:themeShade="BF"/>
        </w:rPr>
        <w:t>is</w:t>
      </w:r>
      <w:r w:rsidR="00677787" w:rsidRPr="00677787">
        <w:rPr>
          <w:b/>
          <w:bCs/>
          <w:color w:val="2F5496" w:themeColor="accent1" w:themeShade="BF"/>
        </w:rPr>
        <w:t xml:space="preserve"> in the revision and clearly state differences between groups.</w:t>
      </w:r>
    </w:p>
    <w:p w14:paraId="378A4B07" w14:textId="0F61E875" w:rsidR="00677787" w:rsidRPr="00677787" w:rsidRDefault="00D33BC4">
      <w:pPr>
        <w:rPr>
          <w:b/>
          <w:bCs/>
          <w:color w:val="2F5496" w:themeColor="accent1" w:themeShade="BF"/>
        </w:rPr>
      </w:pPr>
      <w:r>
        <w:br/>
        <w:t>2. The relationship between a trait and reproductive success does not measure sexual selection. For example, larger females might be able to produce more eggs, increasing their reproductive success. To measure sexual selection, it is necessary to measure the two-step pathway from the trait via mating or fertilisation to fitness (or reproductive success as its proxy). See e.g. Jones (2009) and Henshaw et al. (2018), both in Evolution.</w:t>
      </w:r>
      <w:r w:rsidR="00677787">
        <w:br/>
      </w:r>
      <w:r w:rsidR="00493C4C">
        <w:rPr>
          <w:b/>
          <w:bCs/>
          <w:color w:val="2F5496" w:themeColor="accent1" w:themeShade="BF"/>
          <w:highlight w:val="yellow"/>
        </w:rPr>
        <w:t xml:space="preserve">Thank you for this suggestion. </w:t>
      </w:r>
      <w:r w:rsidR="00677787" w:rsidRPr="00882458">
        <w:rPr>
          <w:b/>
          <w:bCs/>
          <w:color w:val="2F5496" w:themeColor="accent1" w:themeShade="BF"/>
          <w:highlight w:val="yellow"/>
        </w:rPr>
        <w:t xml:space="preserve">We </w:t>
      </w:r>
      <w:r w:rsidR="00493C4C">
        <w:rPr>
          <w:b/>
          <w:bCs/>
          <w:color w:val="2F5496" w:themeColor="accent1" w:themeShade="BF"/>
          <w:highlight w:val="yellow"/>
        </w:rPr>
        <w:t xml:space="preserve">have </w:t>
      </w:r>
      <w:r w:rsidR="00677787" w:rsidRPr="00882458">
        <w:rPr>
          <w:b/>
          <w:bCs/>
          <w:color w:val="2F5496" w:themeColor="accent1" w:themeShade="BF"/>
          <w:highlight w:val="yellow"/>
        </w:rPr>
        <w:t>revised our analysis and follow the recommendations outlined in Henshaw et al. 2018</w:t>
      </w:r>
      <w:r w:rsidR="00493C4C">
        <w:rPr>
          <w:b/>
          <w:bCs/>
          <w:color w:val="2F5496" w:themeColor="accent1" w:themeShade="BF"/>
        </w:rPr>
        <w:t>.</w:t>
      </w:r>
    </w:p>
    <w:p w14:paraId="230D656E" w14:textId="27BDAA82" w:rsidR="00666371" w:rsidRDefault="00D33BC4">
      <w:r>
        <w:t xml:space="preserve">3. This manuscript is unusually stingy in giving credit to previous work. There is by now a very large literature on sex-role reversed species, including many estimates of Bateman gradients and opportunities for selection and sexual selection. Careful work on sex-role reversed species started in the 1980s and estimates of Bateman gradients started with Jones et al. (2000). I consequently don’t think it’s fair to say that ‘sexual selection in females has only recently begun to receive more attention’ (L52-3). See also L28, L97. Similarly, the idea of using the number of matings instead of the number of mating partners when calculating the Bateman gradient is not new (as claimed e.g. on L329-30). There is a detailed discussion in </w:t>
      </w:r>
      <w:proofErr w:type="spellStart"/>
      <w:r>
        <w:t>Anthes</w:t>
      </w:r>
      <w:proofErr w:type="spellEnd"/>
      <w:r>
        <w:t xml:space="preserve"> et al. (2017), for example.</w:t>
      </w:r>
      <w:r w:rsidR="00C94865">
        <w:br/>
        <w:t>There is a large literature on sex-role reversed species, but there are not many data on Bateman gradients and on the opportunity of selection and sexual selection</w:t>
      </w:r>
    </w:p>
    <w:p w14:paraId="6E314043" w14:textId="07B12BB8" w:rsidR="00446164" w:rsidRDefault="00493C4C">
      <w:pPr>
        <w:rPr>
          <w:b/>
          <w:bCs/>
          <w:color w:val="2F5496" w:themeColor="accent1" w:themeShade="BF"/>
        </w:rPr>
      </w:pPr>
      <w:r>
        <w:rPr>
          <w:b/>
          <w:bCs/>
          <w:color w:val="2F5496" w:themeColor="accent1" w:themeShade="BF"/>
        </w:rPr>
        <w:t xml:space="preserve">We appreciate this comment and agree that work on sex-role reversed species started much earlier but our manuscript is focused on Bateman gradients. A recent meta-analysis on this topic is provided by </w:t>
      </w:r>
      <w:proofErr w:type="spellStart"/>
      <w:r w:rsidR="00F20056" w:rsidRPr="00530424">
        <w:rPr>
          <w:b/>
          <w:bCs/>
          <w:color w:val="2F5496" w:themeColor="accent1" w:themeShade="BF"/>
        </w:rPr>
        <w:t>Fromonteil</w:t>
      </w:r>
      <w:proofErr w:type="spellEnd"/>
      <w:r w:rsidR="00530424">
        <w:rPr>
          <w:b/>
          <w:bCs/>
          <w:color w:val="2F5496" w:themeColor="accent1" w:themeShade="BF"/>
        </w:rPr>
        <w:t xml:space="preserve"> et al. (2023)</w:t>
      </w:r>
      <w:r>
        <w:rPr>
          <w:b/>
          <w:bCs/>
          <w:color w:val="2F5496" w:themeColor="accent1" w:themeShade="BF"/>
        </w:rPr>
        <w:t xml:space="preserve">, which we </w:t>
      </w:r>
      <w:proofErr w:type="spellStart"/>
      <w:proofErr w:type="gramStart"/>
      <w:r>
        <w:rPr>
          <w:b/>
          <w:bCs/>
          <w:color w:val="2F5496" w:themeColor="accent1" w:themeShade="BF"/>
        </w:rPr>
        <w:t>cite.I</w:t>
      </w:r>
      <w:r w:rsidR="00530424">
        <w:rPr>
          <w:b/>
          <w:bCs/>
          <w:color w:val="2F5496" w:themeColor="accent1" w:themeShade="BF"/>
        </w:rPr>
        <w:t>n</w:t>
      </w:r>
      <w:proofErr w:type="spellEnd"/>
      <w:proofErr w:type="gramEnd"/>
      <w:r w:rsidR="00530424">
        <w:rPr>
          <w:b/>
          <w:bCs/>
          <w:color w:val="2F5496" w:themeColor="accent1" w:themeShade="BF"/>
        </w:rPr>
        <w:t xml:space="preserve"> their supplementary material </w:t>
      </w:r>
      <w:proofErr w:type="spellStart"/>
      <w:r>
        <w:rPr>
          <w:b/>
          <w:bCs/>
          <w:color w:val="2F5496" w:themeColor="accent1" w:themeShade="BF"/>
        </w:rPr>
        <w:t>Fromonteil</w:t>
      </w:r>
      <w:proofErr w:type="spellEnd"/>
      <w:r>
        <w:rPr>
          <w:b/>
          <w:bCs/>
          <w:color w:val="2F5496" w:themeColor="accent1" w:themeShade="BF"/>
        </w:rPr>
        <w:t xml:space="preserve"> et al. (2023) </w:t>
      </w:r>
      <w:r w:rsidR="00F20056" w:rsidRPr="00530424">
        <w:rPr>
          <w:b/>
          <w:bCs/>
          <w:color w:val="2F5496" w:themeColor="accent1" w:themeShade="BF"/>
        </w:rPr>
        <w:t>list</w:t>
      </w:r>
      <w:r>
        <w:rPr>
          <w:b/>
          <w:bCs/>
          <w:color w:val="2F5496" w:themeColor="accent1" w:themeShade="BF"/>
        </w:rPr>
        <w:t>ed</w:t>
      </w:r>
      <w:r w:rsidR="00F20056" w:rsidRPr="00530424">
        <w:rPr>
          <w:b/>
          <w:bCs/>
          <w:color w:val="2F5496" w:themeColor="accent1" w:themeShade="BF"/>
        </w:rPr>
        <w:t xml:space="preserve"> Bateman</w:t>
      </w:r>
      <w:r w:rsidR="00530424">
        <w:rPr>
          <w:b/>
          <w:bCs/>
          <w:color w:val="2F5496" w:themeColor="accent1" w:themeShade="BF"/>
        </w:rPr>
        <w:t xml:space="preserve"> and </w:t>
      </w:r>
      <w:r w:rsidR="00F20056" w:rsidRPr="00530424">
        <w:rPr>
          <w:b/>
          <w:bCs/>
          <w:color w:val="2F5496" w:themeColor="accent1" w:themeShade="BF"/>
        </w:rPr>
        <w:t>selection gradient data for 5 species with reversed sex roles</w:t>
      </w:r>
      <w:r w:rsidR="001856F8">
        <w:rPr>
          <w:b/>
          <w:bCs/>
          <w:color w:val="2F5496" w:themeColor="accent1" w:themeShade="BF"/>
        </w:rPr>
        <w:t xml:space="preserve"> (they state 6 species, but we could not find the sixth species on the list)</w:t>
      </w:r>
      <w:r w:rsidR="00F20056" w:rsidRPr="00530424">
        <w:rPr>
          <w:b/>
          <w:bCs/>
          <w:color w:val="2F5496" w:themeColor="accent1" w:themeShade="BF"/>
        </w:rPr>
        <w:t>, including three pipefish species (</w:t>
      </w:r>
      <w:proofErr w:type="spellStart"/>
      <w:r w:rsidR="00F20056" w:rsidRPr="00530424">
        <w:rPr>
          <w:b/>
          <w:bCs/>
          <w:i/>
          <w:iCs/>
          <w:color w:val="2F5496" w:themeColor="accent1" w:themeShade="BF"/>
        </w:rPr>
        <w:t>Syngnathus</w:t>
      </w:r>
      <w:proofErr w:type="spellEnd"/>
      <w:r w:rsidR="00F20056" w:rsidRPr="00530424">
        <w:rPr>
          <w:b/>
          <w:bCs/>
          <w:i/>
          <w:iCs/>
          <w:color w:val="2F5496" w:themeColor="accent1" w:themeShade="BF"/>
        </w:rPr>
        <w:t xml:space="preserve"> </w:t>
      </w:r>
      <w:proofErr w:type="spellStart"/>
      <w:r w:rsidR="00F20056" w:rsidRPr="00530424">
        <w:rPr>
          <w:b/>
          <w:bCs/>
          <w:i/>
          <w:iCs/>
          <w:color w:val="2F5496" w:themeColor="accent1" w:themeShade="BF"/>
        </w:rPr>
        <w:t>scovelli</w:t>
      </w:r>
      <w:proofErr w:type="spellEnd"/>
      <w:r w:rsidR="00F20056" w:rsidRPr="00530424">
        <w:rPr>
          <w:b/>
          <w:bCs/>
          <w:i/>
          <w:iCs/>
          <w:color w:val="2F5496" w:themeColor="accent1" w:themeShade="BF"/>
        </w:rPr>
        <w:t xml:space="preserve">, S. </w:t>
      </w:r>
      <w:proofErr w:type="spellStart"/>
      <w:r w:rsidR="00F20056" w:rsidRPr="00530424">
        <w:rPr>
          <w:b/>
          <w:bCs/>
          <w:i/>
          <w:iCs/>
          <w:color w:val="2F5496" w:themeColor="accent1" w:themeShade="BF"/>
        </w:rPr>
        <w:t>floridae</w:t>
      </w:r>
      <w:proofErr w:type="spellEnd"/>
      <w:r w:rsidR="00F20056" w:rsidRPr="00530424">
        <w:rPr>
          <w:b/>
          <w:bCs/>
          <w:i/>
          <w:iCs/>
          <w:color w:val="2F5496" w:themeColor="accent1" w:themeShade="BF"/>
        </w:rPr>
        <w:t xml:space="preserve">, S. </w:t>
      </w:r>
      <w:proofErr w:type="spellStart"/>
      <w:r w:rsidR="00F20056" w:rsidRPr="00530424">
        <w:rPr>
          <w:b/>
          <w:bCs/>
          <w:i/>
          <w:iCs/>
          <w:color w:val="2F5496" w:themeColor="accent1" w:themeShade="BF"/>
        </w:rPr>
        <w:t>typhle</w:t>
      </w:r>
      <w:proofErr w:type="spellEnd"/>
      <w:r w:rsidR="00F20056" w:rsidRPr="00530424">
        <w:rPr>
          <w:b/>
          <w:bCs/>
          <w:color w:val="2F5496" w:themeColor="accent1" w:themeShade="BF"/>
        </w:rPr>
        <w:t xml:space="preserve">), and two </w:t>
      </w:r>
      <w:proofErr w:type="spellStart"/>
      <w:r w:rsidR="00F20056" w:rsidRPr="00530424">
        <w:rPr>
          <w:b/>
          <w:bCs/>
          <w:i/>
          <w:iCs/>
          <w:color w:val="2F5496" w:themeColor="accent1" w:themeShade="BF"/>
        </w:rPr>
        <w:t>Megabruchidus</w:t>
      </w:r>
      <w:proofErr w:type="spellEnd"/>
      <w:r w:rsidR="00F20056" w:rsidRPr="00530424">
        <w:rPr>
          <w:b/>
          <w:bCs/>
          <w:color w:val="2F5496" w:themeColor="accent1" w:themeShade="BF"/>
        </w:rPr>
        <w:t xml:space="preserve"> </w:t>
      </w:r>
      <w:proofErr w:type="spellStart"/>
      <w:r w:rsidR="00F20056" w:rsidRPr="00530424">
        <w:rPr>
          <w:b/>
          <w:bCs/>
          <w:color w:val="2F5496" w:themeColor="accent1" w:themeShade="BF"/>
        </w:rPr>
        <w:t>seedbeetles</w:t>
      </w:r>
      <w:proofErr w:type="spellEnd"/>
      <w:r w:rsidR="00F20056" w:rsidRPr="00530424">
        <w:rPr>
          <w:b/>
          <w:bCs/>
          <w:color w:val="2F5496" w:themeColor="accent1" w:themeShade="BF"/>
        </w:rPr>
        <w:t xml:space="preserve">. </w:t>
      </w:r>
      <w:r w:rsidR="00596B5B">
        <w:rPr>
          <w:b/>
          <w:bCs/>
          <w:color w:val="2F5496" w:themeColor="accent1" w:themeShade="BF"/>
        </w:rPr>
        <w:t xml:space="preserve">All of these studies were cited in our original submission. In </w:t>
      </w:r>
      <w:r w:rsidR="00E921C9">
        <w:rPr>
          <w:b/>
          <w:bCs/>
          <w:color w:val="2F5496" w:themeColor="accent1" w:themeShade="BF"/>
        </w:rPr>
        <w:t xml:space="preserve">addition to </w:t>
      </w:r>
      <w:proofErr w:type="spellStart"/>
      <w:r w:rsidR="00596B5B">
        <w:rPr>
          <w:b/>
          <w:bCs/>
          <w:color w:val="2F5496" w:themeColor="accent1" w:themeShade="BF"/>
        </w:rPr>
        <w:t>Fromonteil</w:t>
      </w:r>
      <w:proofErr w:type="spellEnd"/>
      <w:r w:rsidR="00E921C9">
        <w:rPr>
          <w:b/>
          <w:bCs/>
          <w:color w:val="2F5496" w:themeColor="accent1" w:themeShade="BF"/>
        </w:rPr>
        <w:t xml:space="preserve"> et al. (2023)</w:t>
      </w:r>
      <w:r w:rsidR="00596B5B">
        <w:rPr>
          <w:b/>
          <w:bCs/>
          <w:color w:val="2F5496" w:themeColor="accent1" w:themeShade="BF"/>
        </w:rPr>
        <w:t xml:space="preserve"> we also included the </w:t>
      </w:r>
      <w:r w:rsidR="00446164">
        <w:rPr>
          <w:b/>
          <w:bCs/>
          <w:color w:val="2F5496" w:themeColor="accent1" w:themeShade="BF"/>
        </w:rPr>
        <w:t xml:space="preserve">gift-giving bush cricket, as well as the </w:t>
      </w:r>
      <w:r w:rsidR="00596B5B">
        <w:rPr>
          <w:b/>
          <w:bCs/>
          <w:color w:val="2F5496" w:themeColor="accent1" w:themeShade="BF"/>
        </w:rPr>
        <w:t>wattled jacana</w:t>
      </w:r>
      <w:r w:rsidR="00446164">
        <w:rPr>
          <w:b/>
          <w:bCs/>
          <w:color w:val="2F5496" w:themeColor="accent1" w:themeShade="BF"/>
        </w:rPr>
        <w:t xml:space="preserve"> </w:t>
      </w:r>
      <w:r w:rsidR="00596B5B">
        <w:rPr>
          <w:b/>
          <w:bCs/>
          <w:color w:val="2F5496" w:themeColor="accent1" w:themeShade="BF"/>
        </w:rPr>
        <w:t>as the only sex-role reversed bird species for which</w:t>
      </w:r>
      <w:r w:rsidR="00E921C9">
        <w:rPr>
          <w:b/>
          <w:bCs/>
          <w:color w:val="2F5496" w:themeColor="accent1" w:themeShade="BF"/>
        </w:rPr>
        <w:t xml:space="preserve"> – to our knowledge – Bateman</w:t>
      </w:r>
      <w:r w:rsidR="00596B5B">
        <w:rPr>
          <w:b/>
          <w:bCs/>
          <w:color w:val="2F5496" w:themeColor="accent1" w:themeShade="BF"/>
        </w:rPr>
        <w:t>/selection gradient</w:t>
      </w:r>
      <w:r w:rsidR="00E921C9">
        <w:rPr>
          <w:b/>
          <w:bCs/>
          <w:color w:val="2F5496" w:themeColor="accent1" w:themeShade="BF"/>
        </w:rPr>
        <w:t>s</w:t>
      </w:r>
      <w:r w:rsidR="00596B5B">
        <w:rPr>
          <w:b/>
          <w:bCs/>
          <w:color w:val="2F5496" w:themeColor="accent1" w:themeShade="BF"/>
        </w:rPr>
        <w:t xml:space="preserve"> were available.</w:t>
      </w:r>
      <w:r w:rsidR="00F20056" w:rsidRPr="00530424">
        <w:rPr>
          <w:b/>
          <w:bCs/>
          <w:color w:val="2F5496" w:themeColor="accent1" w:themeShade="BF"/>
        </w:rPr>
        <w:t xml:space="preserve"> </w:t>
      </w:r>
      <w:r w:rsidR="00446164">
        <w:rPr>
          <w:b/>
          <w:bCs/>
          <w:color w:val="2F5496" w:themeColor="accent1" w:themeShade="BF"/>
        </w:rPr>
        <w:t xml:space="preserve">In their analyses </w:t>
      </w:r>
      <w:proofErr w:type="spellStart"/>
      <w:r w:rsidR="00446164">
        <w:rPr>
          <w:b/>
          <w:bCs/>
          <w:color w:val="2F5496" w:themeColor="accent1" w:themeShade="BF"/>
        </w:rPr>
        <w:t>Fromonteil</w:t>
      </w:r>
      <w:proofErr w:type="spellEnd"/>
      <w:r w:rsidR="00446164">
        <w:rPr>
          <w:b/>
          <w:bCs/>
          <w:color w:val="2F5496" w:themeColor="accent1" w:themeShade="BF"/>
        </w:rPr>
        <w:t xml:space="preserve"> et al. (2023) include 77 species (their table 1)</w:t>
      </w:r>
      <w:r w:rsidR="001856F8">
        <w:rPr>
          <w:b/>
          <w:bCs/>
          <w:color w:val="2F5496" w:themeColor="accent1" w:themeShade="BF"/>
        </w:rPr>
        <w:t>;</w:t>
      </w:r>
      <w:r w:rsidR="00446164">
        <w:rPr>
          <w:b/>
          <w:bCs/>
          <w:color w:val="2F5496" w:themeColor="accent1" w:themeShade="BF"/>
        </w:rPr>
        <w:t xml:space="preserve"> the</w:t>
      </w:r>
      <w:r w:rsidR="001856F8">
        <w:rPr>
          <w:b/>
          <w:bCs/>
          <w:color w:val="2F5496" w:themeColor="accent1" w:themeShade="BF"/>
        </w:rPr>
        <w:t>ir</w:t>
      </w:r>
      <w:r w:rsidR="00446164">
        <w:rPr>
          <w:b/>
          <w:bCs/>
          <w:color w:val="2F5496" w:themeColor="accent1" w:themeShade="BF"/>
        </w:rPr>
        <w:t xml:space="preserve"> additional analysis without sex-role reversed species includes 71 species (their </w:t>
      </w:r>
      <w:proofErr w:type="spellStart"/>
      <w:r w:rsidR="00446164">
        <w:rPr>
          <w:b/>
          <w:bCs/>
          <w:color w:val="2F5496" w:themeColor="accent1" w:themeShade="BF"/>
        </w:rPr>
        <w:t>supplemenary</w:t>
      </w:r>
      <w:proofErr w:type="spellEnd"/>
      <w:r w:rsidR="00446164">
        <w:rPr>
          <w:b/>
          <w:bCs/>
          <w:color w:val="2F5496" w:themeColor="accent1" w:themeShade="BF"/>
        </w:rPr>
        <w:t xml:space="preserve"> material Table E).</w:t>
      </w:r>
    </w:p>
    <w:p w14:paraId="1EF82F70" w14:textId="32E6F368" w:rsidR="00E921C9" w:rsidRDefault="00530424">
      <w:pPr>
        <w:rPr>
          <w:b/>
          <w:bCs/>
          <w:color w:val="2F5496" w:themeColor="accent1" w:themeShade="BF"/>
        </w:rPr>
      </w:pPr>
      <w:r>
        <w:rPr>
          <w:b/>
          <w:bCs/>
          <w:color w:val="2F5496" w:themeColor="accent1" w:themeShade="BF"/>
        </w:rPr>
        <w:t>Given th</w:t>
      </w:r>
      <w:r w:rsidR="00446164">
        <w:rPr>
          <w:b/>
          <w:bCs/>
          <w:color w:val="2F5496" w:themeColor="accent1" w:themeShade="BF"/>
        </w:rPr>
        <w:t>ese data,</w:t>
      </w:r>
      <w:r w:rsidR="0044293E">
        <w:rPr>
          <w:b/>
          <w:bCs/>
          <w:color w:val="2F5496" w:themeColor="accent1" w:themeShade="BF"/>
        </w:rPr>
        <w:t xml:space="preserve"> we consider saying “</w:t>
      </w:r>
      <w:r w:rsidR="0044293E" w:rsidRPr="001856F8">
        <w:rPr>
          <w:b/>
          <w:bCs/>
          <w:i/>
          <w:iCs/>
          <w:color w:val="2F5496" w:themeColor="accent1" w:themeShade="BF"/>
        </w:rPr>
        <w:t xml:space="preserve">there </w:t>
      </w:r>
      <w:r w:rsidR="00200F81" w:rsidRPr="001856F8">
        <w:rPr>
          <w:b/>
          <w:bCs/>
          <w:i/>
          <w:iCs/>
          <w:color w:val="2F5496" w:themeColor="accent1" w:themeShade="BF"/>
        </w:rPr>
        <w:t>are many estimates of Bateman gradients for sex-role reversed species</w:t>
      </w:r>
      <w:r w:rsidR="0044293E">
        <w:rPr>
          <w:b/>
          <w:bCs/>
          <w:color w:val="2F5496" w:themeColor="accent1" w:themeShade="BF"/>
        </w:rPr>
        <w:t>”</w:t>
      </w:r>
      <w:r w:rsidR="00200F81" w:rsidRPr="00530424">
        <w:rPr>
          <w:b/>
          <w:bCs/>
          <w:color w:val="2F5496" w:themeColor="accent1" w:themeShade="BF"/>
        </w:rPr>
        <w:t xml:space="preserve"> in our view </w:t>
      </w:r>
      <w:r w:rsidR="0044293E">
        <w:rPr>
          <w:b/>
          <w:bCs/>
          <w:color w:val="2F5496" w:themeColor="accent1" w:themeShade="BF"/>
        </w:rPr>
        <w:t>does not really capture the situation</w:t>
      </w:r>
      <w:r w:rsidR="00200F81" w:rsidRPr="00530424">
        <w:rPr>
          <w:b/>
          <w:bCs/>
          <w:color w:val="2F5496" w:themeColor="accent1" w:themeShade="BF"/>
        </w:rPr>
        <w:t>.</w:t>
      </w:r>
      <w:r w:rsidR="00446164">
        <w:rPr>
          <w:b/>
          <w:bCs/>
          <w:color w:val="2F5496" w:themeColor="accent1" w:themeShade="BF"/>
        </w:rPr>
        <w:t xml:space="preserve"> We have cited the studies mentioned by </w:t>
      </w:r>
      <w:proofErr w:type="spellStart"/>
      <w:r w:rsidR="00446164">
        <w:rPr>
          <w:b/>
          <w:bCs/>
          <w:color w:val="2F5496" w:themeColor="accent1" w:themeShade="BF"/>
        </w:rPr>
        <w:t>Fromonteil</w:t>
      </w:r>
      <w:proofErr w:type="spellEnd"/>
      <w:r w:rsidR="00446164">
        <w:rPr>
          <w:b/>
          <w:bCs/>
          <w:color w:val="2F5496" w:themeColor="accent1" w:themeShade="BF"/>
        </w:rPr>
        <w:t xml:space="preserve"> et al.</w:t>
      </w:r>
      <w:r w:rsidR="001856F8">
        <w:rPr>
          <w:b/>
          <w:bCs/>
          <w:color w:val="2F5496" w:themeColor="accent1" w:themeShade="BF"/>
        </w:rPr>
        <w:t xml:space="preserve"> (2023)</w:t>
      </w:r>
      <w:r w:rsidR="00446164">
        <w:rPr>
          <w:b/>
          <w:bCs/>
          <w:color w:val="2F5496" w:themeColor="accent1" w:themeShade="BF"/>
        </w:rPr>
        <w:t xml:space="preserve"> and added t</w:t>
      </w:r>
      <w:r w:rsidR="001856F8">
        <w:rPr>
          <w:b/>
          <w:bCs/>
          <w:color w:val="2F5496" w:themeColor="accent1" w:themeShade="BF"/>
        </w:rPr>
        <w:t>hree</w:t>
      </w:r>
      <w:r w:rsidR="00446164">
        <w:rPr>
          <w:b/>
          <w:bCs/>
          <w:color w:val="2F5496" w:themeColor="accent1" w:themeShade="BF"/>
        </w:rPr>
        <w:t xml:space="preserve"> more</w:t>
      </w:r>
      <w:r w:rsidR="008A2869">
        <w:rPr>
          <w:b/>
          <w:bCs/>
          <w:color w:val="2F5496" w:themeColor="accent1" w:themeShade="BF"/>
        </w:rPr>
        <w:t xml:space="preserve"> studies </w:t>
      </w:r>
      <w:r w:rsidR="001856F8">
        <w:rPr>
          <w:b/>
          <w:bCs/>
          <w:color w:val="2F5496" w:themeColor="accent1" w:themeShade="BF"/>
        </w:rPr>
        <w:t xml:space="preserve">not considered by </w:t>
      </w:r>
      <w:proofErr w:type="spellStart"/>
      <w:r w:rsidR="001856F8">
        <w:rPr>
          <w:b/>
          <w:bCs/>
          <w:color w:val="2F5496" w:themeColor="accent1" w:themeShade="BF"/>
        </w:rPr>
        <w:t>Fromonteil</w:t>
      </w:r>
      <w:proofErr w:type="spellEnd"/>
      <w:r w:rsidR="001856F8">
        <w:rPr>
          <w:b/>
          <w:bCs/>
          <w:color w:val="2F5496" w:themeColor="accent1" w:themeShade="BF"/>
        </w:rPr>
        <w:t xml:space="preserve"> </w:t>
      </w:r>
      <w:proofErr w:type="gramStart"/>
      <w:r w:rsidR="001856F8">
        <w:rPr>
          <w:b/>
          <w:bCs/>
          <w:color w:val="2F5496" w:themeColor="accent1" w:themeShade="BF"/>
        </w:rPr>
        <w:t>et al.</w:t>
      </w:r>
      <w:r w:rsidR="00493C4C">
        <w:rPr>
          <w:b/>
          <w:bCs/>
          <w:color w:val="2F5496" w:themeColor="accent1" w:themeShade="BF"/>
        </w:rPr>
        <w:t>.</w:t>
      </w:r>
      <w:proofErr w:type="gramEnd"/>
      <w:r w:rsidR="00446164">
        <w:rPr>
          <w:b/>
          <w:bCs/>
          <w:color w:val="2F5496" w:themeColor="accent1" w:themeShade="BF"/>
        </w:rPr>
        <w:t xml:space="preserve"> </w:t>
      </w:r>
      <w:r w:rsidR="001856F8">
        <w:rPr>
          <w:b/>
          <w:bCs/>
          <w:color w:val="2F5496" w:themeColor="accent1" w:themeShade="BF"/>
        </w:rPr>
        <w:t>W</w:t>
      </w:r>
      <w:r w:rsidR="00446164">
        <w:rPr>
          <w:b/>
          <w:bCs/>
          <w:color w:val="2F5496" w:themeColor="accent1" w:themeShade="BF"/>
        </w:rPr>
        <w:t xml:space="preserve">e are not aware of other available </w:t>
      </w:r>
      <w:r w:rsidR="001856F8">
        <w:rPr>
          <w:b/>
          <w:bCs/>
          <w:color w:val="2F5496" w:themeColor="accent1" w:themeShade="BF"/>
        </w:rPr>
        <w:t>publications that we could cite</w:t>
      </w:r>
      <w:r w:rsidR="00E921C9">
        <w:rPr>
          <w:b/>
          <w:bCs/>
          <w:color w:val="2F5496" w:themeColor="accent1" w:themeShade="BF"/>
        </w:rPr>
        <w:t xml:space="preserve">, but we would be happy to consider and cite </w:t>
      </w:r>
      <w:r w:rsidR="001856F8">
        <w:rPr>
          <w:b/>
          <w:bCs/>
          <w:color w:val="2F5496" w:themeColor="accent1" w:themeShade="BF"/>
        </w:rPr>
        <w:t>such</w:t>
      </w:r>
      <w:r w:rsidR="00E921C9">
        <w:rPr>
          <w:b/>
          <w:bCs/>
          <w:color w:val="2F5496" w:themeColor="accent1" w:themeShade="BF"/>
        </w:rPr>
        <w:t xml:space="preserve"> studies</w:t>
      </w:r>
      <w:r w:rsidR="001856F8">
        <w:rPr>
          <w:b/>
          <w:bCs/>
          <w:color w:val="2F5496" w:themeColor="accent1" w:themeShade="BF"/>
        </w:rPr>
        <w:t>. We theref</w:t>
      </w:r>
      <w:r w:rsidR="00493C4C">
        <w:rPr>
          <w:b/>
          <w:bCs/>
          <w:color w:val="2F5496" w:themeColor="accent1" w:themeShade="BF"/>
        </w:rPr>
        <w:t xml:space="preserve">ore </w:t>
      </w:r>
      <w:r w:rsidR="00E921C9">
        <w:rPr>
          <w:b/>
          <w:bCs/>
          <w:color w:val="2F5496" w:themeColor="accent1" w:themeShade="BF"/>
        </w:rPr>
        <w:t xml:space="preserve">would be grateful if the reviewer could give us some hints as to which </w:t>
      </w:r>
      <w:r w:rsidR="001856F8">
        <w:rPr>
          <w:b/>
          <w:bCs/>
          <w:color w:val="2F5496" w:themeColor="accent1" w:themeShade="BF"/>
        </w:rPr>
        <w:t xml:space="preserve">other </w:t>
      </w:r>
      <w:r w:rsidR="00E921C9">
        <w:rPr>
          <w:b/>
          <w:bCs/>
          <w:color w:val="2F5496" w:themeColor="accent1" w:themeShade="BF"/>
        </w:rPr>
        <w:t>studies</w:t>
      </w:r>
      <w:r w:rsidR="00493C4C">
        <w:rPr>
          <w:b/>
          <w:bCs/>
          <w:color w:val="2F5496" w:themeColor="accent1" w:themeShade="BF"/>
        </w:rPr>
        <w:t>,</w:t>
      </w:r>
      <w:r w:rsidR="00E921C9">
        <w:rPr>
          <w:b/>
          <w:bCs/>
          <w:color w:val="2F5496" w:themeColor="accent1" w:themeShade="BF"/>
        </w:rPr>
        <w:t xml:space="preserve"> we may have missed.</w:t>
      </w:r>
    </w:p>
    <w:p w14:paraId="779D0FDE" w14:textId="45280FD1" w:rsidR="0044293E" w:rsidRDefault="00E921C9">
      <w:pPr>
        <w:rPr>
          <w:b/>
          <w:bCs/>
          <w:color w:val="2F5496" w:themeColor="accent1" w:themeShade="BF"/>
        </w:rPr>
      </w:pPr>
      <w:r>
        <w:rPr>
          <w:b/>
          <w:bCs/>
          <w:color w:val="2F5496" w:themeColor="accent1" w:themeShade="BF"/>
        </w:rPr>
        <w:t>As a note of caution:</w:t>
      </w:r>
      <w:r w:rsidR="006D7375">
        <w:rPr>
          <w:b/>
          <w:bCs/>
          <w:color w:val="2F5496" w:themeColor="accent1" w:themeShade="BF"/>
        </w:rPr>
        <w:t xml:space="preserve"> </w:t>
      </w:r>
      <w:r w:rsidR="00EE01A2">
        <w:rPr>
          <w:b/>
          <w:bCs/>
          <w:color w:val="2F5496" w:themeColor="accent1" w:themeShade="BF"/>
        </w:rPr>
        <w:t xml:space="preserve">As the reviewer says there is a large literature on sex-role reversed species, but there are not many data on Bateman gradients and the opportunity for sexual selection and </w:t>
      </w:r>
      <w:r w:rsidR="008A2869">
        <w:rPr>
          <w:b/>
          <w:bCs/>
          <w:color w:val="2F5496" w:themeColor="accent1" w:themeShade="BF"/>
        </w:rPr>
        <w:t>sexual selection. W</w:t>
      </w:r>
      <w:r w:rsidR="006D7375">
        <w:rPr>
          <w:b/>
          <w:bCs/>
          <w:color w:val="2F5496" w:themeColor="accent1" w:themeShade="BF"/>
        </w:rPr>
        <w:t xml:space="preserve">e are aware that there are previous studies on sex-role reversed species that had used other metrics to estimate sexual selection (such as the potential reproductive rate), but our intention was not to deliver a review on </w:t>
      </w:r>
      <w:r w:rsidR="001856F8">
        <w:rPr>
          <w:b/>
          <w:bCs/>
          <w:color w:val="2F5496" w:themeColor="accent1" w:themeShade="BF"/>
        </w:rPr>
        <w:t xml:space="preserve">all </w:t>
      </w:r>
      <w:r w:rsidR="006D7375">
        <w:rPr>
          <w:b/>
          <w:bCs/>
          <w:color w:val="2F5496" w:themeColor="accent1" w:themeShade="BF"/>
        </w:rPr>
        <w:t xml:space="preserve">potential sexual selection metrics for sex-role reversed species, but an original contribution focusing on Bateman gradients and </w:t>
      </w:r>
      <w:r w:rsidR="001856F8">
        <w:rPr>
          <w:b/>
          <w:bCs/>
          <w:color w:val="2F5496" w:themeColor="accent1" w:themeShade="BF"/>
        </w:rPr>
        <w:t>the opportunity for selection</w:t>
      </w:r>
      <w:r w:rsidR="006D7375">
        <w:rPr>
          <w:b/>
          <w:bCs/>
          <w:color w:val="2F5496" w:themeColor="accent1" w:themeShade="BF"/>
        </w:rPr>
        <w:t xml:space="preserve">. We therefore do not think that it makes much </w:t>
      </w:r>
      <w:r w:rsidR="00FB602F">
        <w:rPr>
          <w:b/>
          <w:bCs/>
          <w:color w:val="2F5496" w:themeColor="accent1" w:themeShade="BF"/>
        </w:rPr>
        <w:t xml:space="preserve">sense to </w:t>
      </w:r>
      <w:r w:rsidR="006D7375">
        <w:rPr>
          <w:b/>
          <w:bCs/>
          <w:color w:val="2F5496" w:themeColor="accent1" w:themeShade="BF"/>
        </w:rPr>
        <w:t xml:space="preserve">list all studies that have estimated potential reproductive rates or other measures as evidence for sexual selection. We </w:t>
      </w:r>
      <w:r w:rsidR="006D7375">
        <w:rPr>
          <w:b/>
          <w:bCs/>
          <w:color w:val="2F5496" w:themeColor="accent1" w:themeShade="BF"/>
        </w:rPr>
        <w:lastRenderedPageBreak/>
        <w:t xml:space="preserve">prefer to follow the </w:t>
      </w:r>
      <w:proofErr w:type="spellStart"/>
      <w:r w:rsidR="006D7375">
        <w:rPr>
          <w:b/>
          <w:bCs/>
          <w:color w:val="2F5496" w:themeColor="accent1" w:themeShade="BF"/>
        </w:rPr>
        <w:t>Fromonteil</w:t>
      </w:r>
      <w:proofErr w:type="spellEnd"/>
      <w:r w:rsidR="006D7375">
        <w:rPr>
          <w:b/>
          <w:bCs/>
          <w:color w:val="2F5496" w:themeColor="accent1" w:themeShade="BF"/>
        </w:rPr>
        <w:t xml:space="preserve"> et al. (2023</w:t>
      </w:r>
      <w:r w:rsidR="008A2869">
        <w:rPr>
          <w:b/>
          <w:bCs/>
          <w:color w:val="2F5496" w:themeColor="accent1" w:themeShade="BF"/>
        </w:rPr>
        <w:t>)</w:t>
      </w:r>
      <w:r w:rsidR="006D7375">
        <w:rPr>
          <w:b/>
          <w:bCs/>
          <w:color w:val="2F5496" w:themeColor="accent1" w:themeShade="BF"/>
        </w:rPr>
        <w:t xml:space="preserve"> approach and focus on Bateman </w:t>
      </w:r>
      <w:r w:rsidR="008A2869">
        <w:rPr>
          <w:b/>
          <w:bCs/>
          <w:color w:val="2F5496" w:themeColor="accent1" w:themeShade="BF"/>
        </w:rPr>
        <w:t>gradients and the opportunity of sexual selection and selection</w:t>
      </w:r>
      <w:r w:rsidR="006D7375">
        <w:rPr>
          <w:b/>
          <w:bCs/>
          <w:color w:val="2F5496" w:themeColor="accent1" w:themeShade="BF"/>
        </w:rPr>
        <w:t>.</w:t>
      </w:r>
    </w:p>
    <w:p w14:paraId="650697DB" w14:textId="724FE7B3" w:rsidR="00FB602F" w:rsidRPr="003852C8" w:rsidRDefault="00FB602F">
      <w:pPr>
        <w:rPr>
          <w:b/>
          <w:bCs/>
          <w:color w:val="2F5496" w:themeColor="accent1" w:themeShade="BF"/>
        </w:rPr>
      </w:pPr>
      <w:r w:rsidRPr="003852C8">
        <w:rPr>
          <w:b/>
          <w:bCs/>
          <w:color w:val="2F5496" w:themeColor="accent1" w:themeShade="BF"/>
        </w:rPr>
        <w:t xml:space="preserve">We agree with the reviewer, though, that it </w:t>
      </w:r>
      <w:r w:rsidR="003852C8">
        <w:rPr>
          <w:b/>
          <w:bCs/>
          <w:color w:val="2F5496" w:themeColor="accent1" w:themeShade="BF"/>
        </w:rPr>
        <w:t>is ina</w:t>
      </w:r>
      <w:r w:rsidRPr="003852C8">
        <w:rPr>
          <w:b/>
          <w:bCs/>
          <w:color w:val="2F5496" w:themeColor="accent1" w:themeShade="BF"/>
        </w:rPr>
        <w:t>dequate to state “</w:t>
      </w:r>
      <w:r w:rsidRPr="003852C8">
        <w:rPr>
          <w:b/>
          <w:bCs/>
          <w:i/>
          <w:iCs/>
          <w:color w:val="2F5496" w:themeColor="accent1" w:themeShade="BF"/>
        </w:rPr>
        <w:t>sexual selection in females has only recently begun to receive more attention</w:t>
      </w:r>
      <w:r w:rsidRPr="003852C8">
        <w:rPr>
          <w:b/>
          <w:bCs/>
          <w:color w:val="2F5496" w:themeColor="accent1" w:themeShade="BF"/>
        </w:rPr>
        <w:t xml:space="preserve">”. </w:t>
      </w:r>
      <w:r w:rsidR="006D7375">
        <w:rPr>
          <w:b/>
          <w:bCs/>
          <w:color w:val="2F5496" w:themeColor="accent1" w:themeShade="BF"/>
        </w:rPr>
        <w:t>We realized that this is</w:t>
      </w:r>
      <w:r w:rsidRPr="003852C8">
        <w:rPr>
          <w:b/>
          <w:bCs/>
          <w:color w:val="2F5496" w:themeColor="accent1" w:themeShade="BF"/>
        </w:rPr>
        <w:t xml:space="preserve"> a </w:t>
      </w:r>
      <w:r w:rsidR="003852C8">
        <w:rPr>
          <w:b/>
          <w:bCs/>
          <w:color w:val="2F5496" w:themeColor="accent1" w:themeShade="BF"/>
        </w:rPr>
        <w:t xml:space="preserve">fashionable and almost populistic </w:t>
      </w:r>
      <w:r w:rsidRPr="003852C8">
        <w:rPr>
          <w:b/>
          <w:bCs/>
          <w:color w:val="2F5496" w:themeColor="accent1" w:themeShade="BF"/>
        </w:rPr>
        <w:t xml:space="preserve">statement, </w:t>
      </w:r>
      <w:r w:rsidR="006D7375">
        <w:rPr>
          <w:b/>
          <w:bCs/>
          <w:color w:val="2F5496" w:themeColor="accent1" w:themeShade="BF"/>
        </w:rPr>
        <w:t>and</w:t>
      </w:r>
      <w:r w:rsidRPr="003852C8">
        <w:rPr>
          <w:b/>
          <w:bCs/>
          <w:color w:val="2F5496" w:themeColor="accent1" w:themeShade="BF"/>
        </w:rPr>
        <w:t xml:space="preserve"> </w:t>
      </w:r>
      <w:r w:rsidR="00493C4C">
        <w:rPr>
          <w:b/>
          <w:bCs/>
          <w:color w:val="2F5496" w:themeColor="accent1" w:themeShade="BF"/>
        </w:rPr>
        <w:t>changed this statement (LX-XX)</w:t>
      </w:r>
      <w:r w:rsidRPr="003852C8">
        <w:rPr>
          <w:b/>
          <w:bCs/>
          <w:color w:val="2F5496" w:themeColor="accent1" w:themeShade="BF"/>
        </w:rPr>
        <w:t xml:space="preserve">. Thank you for </w:t>
      </w:r>
      <w:r w:rsidR="0074649C">
        <w:rPr>
          <w:b/>
          <w:bCs/>
          <w:color w:val="2F5496" w:themeColor="accent1" w:themeShade="BF"/>
        </w:rPr>
        <w:t>hinting us at this.</w:t>
      </w:r>
    </w:p>
    <w:p w14:paraId="4D44E038" w14:textId="2AE82E52" w:rsidR="00666371" w:rsidDel="00493C4C" w:rsidRDefault="00666371">
      <w:pPr>
        <w:rPr>
          <w:del w:id="0" w:author="Clemens Küpper" w:date="2025-07-25T10:41:00Z"/>
        </w:rPr>
      </w:pPr>
    </w:p>
    <w:p w14:paraId="47462724" w14:textId="24BFA8E9" w:rsidR="00EE01A2" w:rsidRDefault="008A2869" w:rsidP="001A6E28">
      <w:pPr>
        <w:rPr>
          <w:b/>
          <w:bCs/>
          <w:color w:val="2F5496" w:themeColor="accent1" w:themeShade="BF"/>
        </w:rPr>
      </w:pPr>
      <w:r>
        <w:rPr>
          <w:b/>
          <w:bCs/>
          <w:color w:val="2F5496" w:themeColor="accent1" w:themeShade="BF"/>
        </w:rPr>
        <w:t>With regard to the number of matings</w:t>
      </w:r>
      <w:r w:rsidR="00191157">
        <w:rPr>
          <w:b/>
          <w:bCs/>
          <w:color w:val="2F5496" w:themeColor="accent1" w:themeShade="BF"/>
        </w:rPr>
        <w:t xml:space="preserve"> with the same partner</w:t>
      </w:r>
      <w:r>
        <w:rPr>
          <w:b/>
          <w:bCs/>
          <w:color w:val="2F5496" w:themeColor="accent1" w:themeShade="BF"/>
        </w:rPr>
        <w:t xml:space="preserve"> instead of the number of mating partners, we are not aware of any paper that discusses this aspect in detail for sex-role reversed species. </w:t>
      </w:r>
      <w:proofErr w:type="spellStart"/>
      <w:r w:rsidR="00EE01A2">
        <w:rPr>
          <w:b/>
          <w:bCs/>
          <w:color w:val="2F5496" w:themeColor="accent1" w:themeShade="BF"/>
        </w:rPr>
        <w:t>Anthes</w:t>
      </w:r>
      <w:proofErr w:type="spellEnd"/>
      <w:r w:rsidR="00EE01A2">
        <w:rPr>
          <w:b/>
          <w:bCs/>
          <w:color w:val="2F5496" w:themeColor="accent1" w:themeShade="BF"/>
        </w:rPr>
        <w:t xml:space="preserve"> et al. (2017) wr</w:t>
      </w:r>
      <w:r w:rsidR="00493C4C">
        <w:rPr>
          <w:b/>
          <w:bCs/>
          <w:color w:val="2F5496" w:themeColor="accent1" w:themeShade="BF"/>
        </w:rPr>
        <w:t>o</w:t>
      </w:r>
      <w:r w:rsidR="00EE01A2">
        <w:rPr>
          <w:b/>
          <w:bCs/>
          <w:color w:val="2F5496" w:themeColor="accent1" w:themeShade="BF"/>
        </w:rPr>
        <w:t>te “</w:t>
      </w:r>
      <w:r w:rsidR="001A6E28" w:rsidRPr="001A6E28">
        <w:rPr>
          <w:b/>
          <w:bCs/>
          <w:i/>
          <w:iCs/>
          <w:color w:val="2F5496" w:themeColor="accent1" w:themeShade="BF"/>
        </w:rPr>
        <w:t>For example, the number of copulation</w:t>
      </w:r>
      <w:r w:rsidR="001A6E28">
        <w:rPr>
          <w:b/>
          <w:bCs/>
          <w:i/>
          <w:iCs/>
          <w:color w:val="2F5496" w:themeColor="accent1" w:themeShade="BF"/>
        </w:rPr>
        <w:t xml:space="preserve"> </w:t>
      </w:r>
      <w:r w:rsidR="001A6E28" w:rsidRPr="001A6E28">
        <w:rPr>
          <w:b/>
          <w:bCs/>
          <w:i/>
          <w:iCs/>
          <w:color w:val="2F5496" w:themeColor="accent1" w:themeShade="BF"/>
        </w:rPr>
        <w:t>partners captures the effect all traits that influence an individual’s</w:t>
      </w:r>
      <w:r w:rsidR="001A6E28">
        <w:rPr>
          <w:b/>
          <w:bCs/>
          <w:i/>
          <w:iCs/>
          <w:color w:val="2F5496" w:themeColor="accent1" w:themeShade="BF"/>
        </w:rPr>
        <w:t xml:space="preserve"> </w:t>
      </w:r>
      <w:r w:rsidR="001A6E28" w:rsidRPr="001A6E28">
        <w:rPr>
          <w:b/>
          <w:bCs/>
          <w:i/>
          <w:iCs/>
          <w:color w:val="2F5496" w:themeColor="accent1" w:themeShade="BF"/>
        </w:rPr>
        <w:t>ability to locate and persuade a conspecific to engage in at</w:t>
      </w:r>
      <w:r w:rsidR="001A6E28">
        <w:rPr>
          <w:b/>
          <w:bCs/>
          <w:i/>
          <w:iCs/>
          <w:color w:val="2F5496" w:themeColor="accent1" w:themeShade="BF"/>
        </w:rPr>
        <w:t xml:space="preserve"> </w:t>
      </w:r>
      <w:r w:rsidR="001A6E28" w:rsidRPr="001A6E28">
        <w:rPr>
          <w:b/>
          <w:bCs/>
          <w:i/>
          <w:iCs/>
          <w:color w:val="2F5496" w:themeColor="accent1" w:themeShade="BF"/>
        </w:rPr>
        <w:t>least one copulation, or to resist unwanted mating attempts.</w:t>
      </w:r>
      <w:r w:rsidR="001A6E28">
        <w:rPr>
          <w:b/>
          <w:bCs/>
          <w:i/>
          <w:iCs/>
          <w:color w:val="2F5496" w:themeColor="accent1" w:themeShade="BF"/>
        </w:rPr>
        <w:t xml:space="preserve"> </w:t>
      </w:r>
      <w:r w:rsidR="00EE01A2" w:rsidRPr="001A6E28">
        <w:rPr>
          <w:b/>
          <w:bCs/>
          <w:i/>
          <w:iCs/>
          <w:color w:val="2F5496" w:themeColor="accent1" w:themeShade="BF"/>
        </w:rPr>
        <w:t>When focusing on copulation numbers, we additio</w:t>
      </w:r>
      <w:r w:rsidR="00EE01A2" w:rsidRPr="008A2869">
        <w:rPr>
          <w:b/>
          <w:bCs/>
          <w:i/>
          <w:iCs/>
          <w:color w:val="2F5496" w:themeColor="accent1" w:themeShade="BF"/>
        </w:rPr>
        <w:t>nally capture traits that enable multiple copulations with the same partner, or avoid repetitive copulations with familiar mates. This accounts also for cases where repeated copulations with the same partner provide fertilization benefits similar to those acquired through copulations with a novel partner.</w:t>
      </w:r>
      <w:r w:rsidR="00EE01A2">
        <w:rPr>
          <w:b/>
          <w:bCs/>
          <w:color w:val="2F5496" w:themeColor="accent1" w:themeShade="BF"/>
        </w:rPr>
        <w:t>”</w:t>
      </w:r>
      <w:r>
        <w:rPr>
          <w:b/>
          <w:bCs/>
          <w:color w:val="2F5496" w:themeColor="accent1" w:themeShade="BF"/>
        </w:rPr>
        <w:t xml:space="preserve"> </w:t>
      </w:r>
      <w:r w:rsidR="00F95E66">
        <w:rPr>
          <w:b/>
          <w:bCs/>
          <w:color w:val="2F5496" w:themeColor="accent1" w:themeShade="BF"/>
        </w:rPr>
        <w:t xml:space="preserve">The last sentence demonstrates that </w:t>
      </w:r>
      <w:proofErr w:type="spellStart"/>
      <w:r w:rsidR="00F95E66">
        <w:rPr>
          <w:b/>
          <w:bCs/>
          <w:color w:val="2F5496" w:themeColor="accent1" w:themeShade="BF"/>
        </w:rPr>
        <w:t>Anthes</w:t>
      </w:r>
      <w:proofErr w:type="spellEnd"/>
      <w:r w:rsidR="00F95E66">
        <w:rPr>
          <w:b/>
          <w:bCs/>
          <w:color w:val="2F5496" w:themeColor="accent1" w:themeShade="BF"/>
        </w:rPr>
        <w:t xml:space="preserve"> et al. (2017) envisaged th</w:t>
      </w:r>
      <w:r w:rsidR="0060413F">
        <w:rPr>
          <w:b/>
          <w:bCs/>
          <w:color w:val="2F5496" w:themeColor="accent1" w:themeShade="BF"/>
        </w:rPr>
        <w:t xml:space="preserve">e possibility of fertilization benefits with the same partner, but they do not provide an empirical example for such a benefit. Males of sex-role reversed species may represent </w:t>
      </w:r>
      <w:r w:rsidR="00191157">
        <w:rPr>
          <w:b/>
          <w:bCs/>
          <w:color w:val="2F5496" w:themeColor="accent1" w:themeShade="BF"/>
        </w:rPr>
        <w:t>good</w:t>
      </w:r>
      <w:r w:rsidR="0060413F">
        <w:rPr>
          <w:b/>
          <w:bCs/>
          <w:color w:val="2F5496" w:themeColor="accent1" w:themeShade="BF"/>
        </w:rPr>
        <w:t xml:space="preserve"> example</w:t>
      </w:r>
      <w:r w:rsidR="00191157">
        <w:rPr>
          <w:b/>
          <w:bCs/>
          <w:color w:val="2F5496" w:themeColor="accent1" w:themeShade="BF"/>
        </w:rPr>
        <w:t>s</w:t>
      </w:r>
      <w:r w:rsidR="0060413F">
        <w:rPr>
          <w:b/>
          <w:bCs/>
          <w:color w:val="2F5496" w:themeColor="accent1" w:themeShade="BF"/>
        </w:rPr>
        <w:t xml:space="preserve"> </w:t>
      </w:r>
      <w:r w:rsidR="00191157">
        <w:rPr>
          <w:b/>
          <w:bCs/>
          <w:color w:val="2F5496" w:themeColor="accent1" w:themeShade="BF"/>
        </w:rPr>
        <w:t>for</w:t>
      </w:r>
      <w:r w:rsidR="0060413F">
        <w:rPr>
          <w:b/>
          <w:bCs/>
          <w:color w:val="2F5496" w:themeColor="accent1" w:themeShade="BF"/>
        </w:rPr>
        <w:t xml:space="preserve"> such a situation</w:t>
      </w:r>
      <w:r w:rsidR="00191157">
        <w:rPr>
          <w:b/>
          <w:bCs/>
          <w:color w:val="2F5496" w:themeColor="accent1" w:themeShade="BF"/>
        </w:rPr>
        <w:t>,</w:t>
      </w:r>
      <w:r w:rsidR="0060413F">
        <w:rPr>
          <w:b/>
          <w:bCs/>
          <w:color w:val="2F5496" w:themeColor="accent1" w:themeShade="BF"/>
        </w:rPr>
        <w:t xml:space="preserve"> but we are not aware of any </w:t>
      </w:r>
      <w:r w:rsidR="00191157">
        <w:rPr>
          <w:b/>
          <w:bCs/>
          <w:color w:val="2F5496" w:themeColor="accent1" w:themeShade="BF"/>
        </w:rPr>
        <w:t xml:space="preserve">empirical data </w:t>
      </w:r>
      <w:r w:rsidR="0060413F">
        <w:rPr>
          <w:b/>
          <w:bCs/>
          <w:color w:val="2F5496" w:themeColor="accent1" w:themeShade="BF"/>
        </w:rPr>
        <w:t>highlight</w:t>
      </w:r>
      <w:r w:rsidR="00191157">
        <w:rPr>
          <w:b/>
          <w:bCs/>
          <w:color w:val="2F5496" w:themeColor="accent1" w:themeShade="BF"/>
        </w:rPr>
        <w:t>ing</w:t>
      </w:r>
      <w:r w:rsidR="0060413F">
        <w:rPr>
          <w:b/>
          <w:bCs/>
          <w:color w:val="2F5496" w:themeColor="accent1" w:themeShade="BF"/>
        </w:rPr>
        <w:t xml:space="preserve"> this. </w:t>
      </w:r>
      <w:r w:rsidR="00493C4C">
        <w:rPr>
          <w:b/>
          <w:bCs/>
          <w:color w:val="2F5496" w:themeColor="accent1" w:themeShade="BF"/>
        </w:rPr>
        <w:t xml:space="preserve">We included the study by </w:t>
      </w:r>
      <w:proofErr w:type="spellStart"/>
      <w:r w:rsidR="00493C4C">
        <w:rPr>
          <w:b/>
          <w:bCs/>
          <w:color w:val="2F5496" w:themeColor="accent1" w:themeShade="BF"/>
        </w:rPr>
        <w:t>Anthes</w:t>
      </w:r>
      <w:proofErr w:type="spellEnd"/>
      <w:r w:rsidR="00493C4C">
        <w:rPr>
          <w:b/>
          <w:bCs/>
          <w:color w:val="2F5496" w:themeColor="accent1" w:themeShade="BF"/>
        </w:rPr>
        <w:t xml:space="preserve"> et al. (2017) in our revision</w:t>
      </w:r>
      <w:r w:rsidR="00152BAF">
        <w:rPr>
          <w:b/>
          <w:bCs/>
          <w:color w:val="2F5496" w:themeColor="accent1" w:themeShade="BF"/>
        </w:rPr>
        <w:t xml:space="preserve"> (</w:t>
      </w:r>
      <w:r w:rsidR="00152BAF" w:rsidRPr="00F0029B">
        <w:rPr>
          <w:b/>
          <w:bCs/>
          <w:color w:val="2F5496" w:themeColor="accent1" w:themeShade="BF"/>
          <w:highlight w:val="yellow"/>
          <w:rPrChange w:id="1" w:author="Wolfgang Goymann" w:date="2025-07-28T08:18:00Z">
            <w:rPr>
              <w:b/>
              <w:bCs/>
              <w:color w:val="2F5496" w:themeColor="accent1" w:themeShade="BF"/>
            </w:rPr>
          </w:rPrChange>
        </w:rPr>
        <w:t>cited in LX-XX</w:t>
      </w:r>
      <w:r w:rsidR="00152BAF">
        <w:rPr>
          <w:b/>
          <w:bCs/>
          <w:color w:val="2F5496" w:themeColor="accent1" w:themeShade="BF"/>
        </w:rPr>
        <w:t>)</w:t>
      </w:r>
      <w:r w:rsidR="00493C4C">
        <w:rPr>
          <w:b/>
          <w:bCs/>
          <w:color w:val="2F5496" w:themeColor="accent1" w:themeShade="BF"/>
        </w:rPr>
        <w:t xml:space="preserve">. </w:t>
      </w:r>
      <w:r w:rsidR="00BB7CA3">
        <w:rPr>
          <w:b/>
          <w:bCs/>
          <w:color w:val="2F5496" w:themeColor="accent1" w:themeShade="BF"/>
        </w:rPr>
        <w:t xml:space="preserve"> Nevertheless, we consider our </w:t>
      </w:r>
      <w:r w:rsidR="00900500">
        <w:rPr>
          <w:b/>
          <w:bCs/>
          <w:color w:val="2F5496" w:themeColor="accent1" w:themeShade="BF"/>
        </w:rPr>
        <w:t>empirical example important and unique, in that this has never been described before</w:t>
      </w:r>
      <w:r w:rsidR="00191157">
        <w:rPr>
          <w:b/>
          <w:bCs/>
          <w:color w:val="2F5496" w:themeColor="accent1" w:themeShade="BF"/>
        </w:rPr>
        <w:t xml:space="preserve"> that in classical polyandrous species males can increase their reproductive success either by fertilizing additional eggs with the same partner or with a different one.</w:t>
      </w:r>
    </w:p>
    <w:p w14:paraId="40811F92" w14:textId="1AD1EB05" w:rsidR="00666371" w:rsidRPr="00666371" w:rsidDel="00F0029B" w:rsidRDefault="0074649C">
      <w:pPr>
        <w:rPr>
          <w:del w:id="2" w:author="Wolfgang Goymann" w:date="2025-07-28T08:18:00Z"/>
          <w:b/>
          <w:bCs/>
          <w:color w:val="2F5496" w:themeColor="accent1" w:themeShade="BF"/>
        </w:rPr>
      </w:pPr>
      <w:del w:id="3" w:author="Wolfgang Goymann" w:date="2025-07-28T08:18:00Z">
        <w:r w:rsidRPr="0074649C" w:rsidDel="00F0029B">
          <w:rPr>
            <w:b/>
            <w:bCs/>
            <w:color w:val="2F5496" w:themeColor="accent1" w:themeShade="BF"/>
            <w:highlight w:val="yellow"/>
          </w:rPr>
          <w:delText>Expand</w:delText>
        </w:r>
        <w:r w:rsidR="00191157" w:rsidRPr="00191157" w:rsidDel="00F0029B">
          <w:rPr>
            <w:b/>
            <w:bCs/>
            <w:color w:val="2F5496" w:themeColor="accent1" w:themeShade="BF"/>
            <w:highlight w:val="yellow"/>
          </w:rPr>
          <w:delText>?</w:delText>
        </w:r>
      </w:del>
    </w:p>
    <w:p w14:paraId="55D1D7EF" w14:textId="49423878" w:rsidR="00666371" w:rsidRPr="0093145C" w:rsidRDefault="00D33BC4">
      <w:pPr>
        <w:rPr>
          <w:b/>
          <w:bCs/>
          <w:color w:val="2F5496" w:themeColor="accent1" w:themeShade="BF"/>
        </w:rPr>
      </w:pPr>
      <w:r>
        <w:br/>
        <w:t>Minor comments:</w:t>
      </w:r>
      <w:r>
        <w:br/>
        <w:t>L7: I don’t think it’s accurate to say that sexual selection theory (at least in its modern form) is grounded on these evolutionary differences. Rather these are predictions of sexual selection theory that hold under certain conditions.</w:t>
      </w:r>
      <w:r w:rsidR="00483CEF">
        <w:br/>
      </w:r>
      <w:r w:rsidR="00483CEF" w:rsidRPr="00483CEF">
        <w:rPr>
          <w:rFonts w:cstheme="minorHAnsi"/>
          <w:b/>
          <w:bCs/>
          <w:color w:val="2F5496" w:themeColor="accent1" w:themeShade="BF"/>
        </w:rPr>
        <w:t>We have changed</w:t>
      </w:r>
      <w:r w:rsidR="00483CEF" w:rsidRPr="00622599">
        <w:rPr>
          <w:rFonts w:cstheme="minorHAnsi"/>
          <w:b/>
          <w:bCs/>
          <w:color w:val="2F5496" w:themeColor="accent1" w:themeShade="BF"/>
        </w:rPr>
        <w:t xml:space="preserve"> the beginning of the abstract to: “</w:t>
      </w:r>
      <w:r w:rsidR="00622599" w:rsidRPr="00622599">
        <w:rPr>
          <w:rFonts w:cstheme="minorHAnsi"/>
          <w:b/>
          <w:bCs/>
          <w:color w:val="2F5496" w:themeColor="accent1" w:themeShade="BF"/>
        </w:rPr>
        <w:t>Conventional sex roles imply that males compete more vigorously with each other for fertilizations, whereas females are more selective in choosing a mate. However, already Charles Darwin mused</w:t>
      </w:r>
      <w:r w:rsidR="00483CEF" w:rsidRPr="00483CEF">
        <w:rPr>
          <w:rFonts w:cstheme="minorHAnsi"/>
          <w:b/>
          <w:bCs/>
          <w:i/>
          <w:iCs/>
          <w:color w:val="2F5496" w:themeColor="accent1" w:themeShade="BF"/>
        </w:rPr>
        <w:t>. As a consequence, mating and reproductive success is typically more variable in males (Bateman’s principle). Darwin also mused that some species may defy these principles, resulting in stronger sexual selection in females than males, but empirical evidence has been mixed.</w:t>
      </w:r>
      <w:r w:rsidR="00483CEF" w:rsidRPr="00483CEF">
        <w:rPr>
          <w:rFonts w:cstheme="minorHAnsi"/>
          <w:b/>
          <w:bCs/>
          <w:color w:val="2F5496" w:themeColor="accent1" w:themeShade="BF"/>
        </w:rPr>
        <w:t>”</w:t>
      </w:r>
      <w:r w:rsidRPr="00483CEF">
        <w:rPr>
          <w:rFonts w:cstheme="minorHAnsi"/>
          <w:b/>
          <w:bCs/>
          <w:color w:val="2F5496" w:themeColor="accent1" w:themeShade="BF"/>
        </w:rPr>
        <w:br/>
      </w:r>
      <w:r>
        <w:t>L38: ‘the sexual drive is higher in higher in males than females’: This is a psychological claim that is not directly supported by the empirical evidence in most cases. For example, a high sex drive and choosiness need not be mutually exclusive.</w:t>
      </w:r>
      <w:r w:rsidR="00666371">
        <w:br/>
      </w:r>
      <w:r w:rsidR="00666371" w:rsidRPr="0093145C">
        <w:rPr>
          <w:b/>
          <w:bCs/>
          <w:color w:val="2F5496" w:themeColor="accent1" w:themeShade="BF"/>
        </w:rPr>
        <w:t>We agre</w:t>
      </w:r>
      <w:r w:rsidR="00666371" w:rsidRPr="00606EE6">
        <w:rPr>
          <w:b/>
          <w:bCs/>
          <w:color w:val="2F5496" w:themeColor="accent1" w:themeShade="BF"/>
        </w:rPr>
        <w:t>e and changed the sentence to:</w:t>
      </w:r>
      <w:r w:rsidR="0093145C" w:rsidRPr="00606EE6">
        <w:rPr>
          <w:b/>
          <w:bCs/>
          <w:color w:val="2F5496" w:themeColor="accent1" w:themeShade="BF"/>
        </w:rPr>
        <w:t xml:space="preserve"> </w:t>
      </w:r>
      <w:r w:rsidR="00606EE6" w:rsidRPr="00606EE6">
        <w:rPr>
          <w:b/>
          <w:bCs/>
          <w:i/>
          <w:iCs/>
          <w:color w:val="2F5496" w:themeColor="accent1" w:themeShade="BF"/>
        </w:rPr>
        <w:t>In species with Darwinian (‘conventional’) sex roles, competition for fertilizations is highe</w:t>
      </w:r>
      <w:r w:rsidR="00622599">
        <w:rPr>
          <w:b/>
          <w:bCs/>
          <w:i/>
          <w:iCs/>
          <w:color w:val="2F5496" w:themeColor="accent1" w:themeShade="BF"/>
        </w:rPr>
        <w:t xml:space="preserve">r </w:t>
      </w:r>
      <w:del w:id="4" w:author="Wolfgang Goymann" w:date="2025-07-28T08:24:00Z">
        <w:r w:rsidR="00606EE6" w:rsidRPr="00606EE6" w:rsidDel="00622599">
          <w:rPr>
            <w:b/>
            <w:bCs/>
            <w:i/>
            <w:iCs/>
            <w:color w:val="2F5496" w:themeColor="accent1" w:themeShade="BF"/>
          </w:rPr>
          <w:delText xml:space="preserve"> </w:delText>
        </w:r>
      </w:del>
      <w:r w:rsidR="00606EE6" w:rsidRPr="00606EE6">
        <w:rPr>
          <w:b/>
          <w:bCs/>
          <w:i/>
          <w:iCs/>
          <w:color w:val="2F5496" w:themeColor="accent1" w:themeShade="BF"/>
        </w:rPr>
        <w:t>in males</w:t>
      </w:r>
      <w:r w:rsidR="00622599">
        <w:rPr>
          <w:b/>
          <w:bCs/>
          <w:i/>
          <w:iCs/>
          <w:color w:val="2F5496" w:themeColor="accent1" w:themeShade="BF"/>
        </w:rPr>
        <w:t xml:space="preserve"> </w:t>
      </w:r>
      <w:r w:rsidR="00606EE6" w:rsidRPr="00606EE6">
        <w:rPr>
          <w:b/>
          <w:bCs/>
          <w:i/>
          <w:iCs/>
          <w:color w:val="2F5496" w:themeColor="accent1" w:themeShade="BF"/>
        </w:rPr>
        <w:t xml:space="preserve">and </w:t>
      </w:r>
      <w:r w:rsidR="00622599">
        <w:rPr>
          <w:b/>
          <w:bCs/>
          <w:i/>
          <w:iCs/>
          <w:color w:val="2F5496" w:themeColor="accent1" w:themeShade="BF"/>
        </w:rPr>
        <w:t>they also</w:t>
      </w:r>
      <w:r w:rsidR="00606EE6" w:rsidRPr="00606EE6">
        <w:rPr>
          <w:b/>
          <w:bCs/>
          <w:i/>
          <w:iCs/>
          <w:color w:val="2F5496" w:themeColor="accent1" w:themeShade="BF"/>
        </w:rPr>
        <w:t xml:space="preserve"> tend to be more eager to mate than females</w:t>
      </w:r>
      <w:r w:rsidR="00606EE6" w:rsidRPr="00606EE6">
        <w:rPr>
          <w:b/>
          <w:bCs/>
          <w:color w:val="2F5496" w:themeColor="accent1" w:themeShade="BF"/>
        </w:rPr>
        <w:t>.</w:t>
      </w:r>
    </w:p>
    <w:p w14:paraId="12204C8A" w14:textId="5B69F986" w:rsidR="00666371" w:rsidRPr="0093145C" w:rsidRDefault="00D33BC4">
      <w:pPr>
        <w:rPr>
          <w:b/>
          <w:bCs/>
          <w:color w:val="2F5496" w:themeColor="accent1" w:themeShade="BF"/>
        </w:rPr>
      </w:pPr>
      <w:r>
        <w:t>L44-45: ‘Bateman did use very ‘creative data wrangling’’: This phrase is not suitable for a scientific publication in my view (and I’m generally not a traditionalist).</w:t>
      </w:r>
      <w:r w:rsidR="00666371">
        <w:br/>
      </w:r>
      <w:r w:rsidR="00666371" w:rsidRPr="0093145C">
        <w:rPr>
          <w:b/>
          <w:bCs/>
          <w:color w:val="2F5496" w:themeColor="accent1" w:themeShade="BF"/>
        </w:rPr>
        <w:t>Changed to “</w:t>
      </w:r>
      <w:r w:rsidR="0083150A" w:rsidRPr="0083150A">
        <w:rPr>
          <w:b/>
          <w:bCs/>
          <w:i/>
          <w:iCs/>
          <w:color w:val="2F5496" w:themeColor="accent1" w:themeShade="BF"/>
          <w:rPrChange w:id="5" w:author="Wolfgang Goymann" w:date="2025-07-28T08:26:00Z">
            <w:rPr>
              <w:b/>
              <w:bCs/>
              <w:color w:val="2F5496" w:themeColor="accent1" w:themeShade="BF"/>
            </w:rPr>
          </w:rPrChange>
        </w:rPr>
        <w:t>Several replication attempts have failed to reproduce Bateman’s results and questioned his data selection implying that the underlying empirical data should not be considered as strong support for the principle he came up with.</w:t>
      </w:r>
      <w:r w:rsidR="0083150A" w:rsidRPr="0083150A">
        <w:rPr>
          <w:b/>
          <w:bCs/>
          <w:color w:val="2F5496" w:themeColor="accent1" w:themeShade="BF"/>
        </w:rPr>
        <w:t>”</w:t>
      </w:r>
      <w:r w:rsidR="0083150A" w:rsidRPr="0093145C" w:rsidDel="0083150A">
        <w:rPr>
          <w:b/>
          <w:bCs/>
          <w:i/>
          <w:iCs/>
          <w:color w:val="2F5496" w:themeColor="accent1" w:themeShade="BF"/>
        </w:rPr>
        <w:t xml:space="preserve"> </w:t>
      </w:r>
    </w:p>
    <w:p w14:paraId="79FEA21E" w14:textId="0335380F" w:rsidR="00666371" w:rsidRPr="00606EE6" w:rsidRDefault="00D33BC4">
      <w:pPr>
        <w:rPr>
          <w:b/>
          <w:bCs/>
          <w:color w:val="2F5496" w:themeColor="accent1" w:themeShade="BF"/>
        </w:rPr>
      </w:pPr>
      <w:r>
        <w:lastRenderedPageBreak/>
        <w:t>L58: The phrase ‘proportion of polyandrous matings’ could be improved. In species with internal fertilisation, individual matings are not typically polyandrous. Maybe ‘frequency of polyandry’ instead.</w:t>
      </w:r>
      <w:r w:rsidR="00666371">
        <w:br/>
      </w:r>
      <w:r w:rsidR="00152BAF">
        <w:rPr>
          <w:b/>
          <w:bCs/>
          <w:color w:val="2F5496" w:themeColor="accent1" w:themeShade="BF"/>
        </w:rPr>
        <w:t>C</w:t>
      </w:r>
      <w:r w:rsidR="00666371" w:rsidRPr="00606EE6">
        <w:rPr>
          <w:b/>
          <w:bCs/>
          <w:color w:val="2F5496" w:themeColor="accent1" w:themeShade="BF"/>
        </w:rPr>
        <w:t>hanged</w:t>
      </w:r>
      <w:r w:rsidR="00152BAF">
        <w:rPr>
          <w:b/>
          <w:bCs/>
          <w:color w:val="2F5496" w:themeColor="accent1" w:themeShade="BF"/>
        </w:rPr>
        <w:t xml:space="preserve"> as suggested.</w:t>
      </w:r>
    </w:p>
    <w:p w14:paraId="2D775E10" w14:textId="63F6291D" w:rsidR="00DA5A4C" w:rsidRPr="00DA5A4C" w:rsidRDefault="00D33BC4">
      <w:pPr>
        <w:rPr>
          <w:color w:val="2F5496" w:themeColor="accent1" w:themeShade="BF"/>
        </w:rPr>
      </w:pPr>
      <w:r>
        <w:t xml:space="preserve">L59-61: ‘this analysis did not include classically polyandrous species in which females compete more strongly for mates than males, mate simultaneously with multiple males, and parental care may be biased toward males’: This is simply not true. There are many sex-role-reversed species in the meta-analysis </w:t>
      </w:r>
      <w:proofErr w:type="spellStart"/>
      <w:r>
        <w:t>Fromonteil</w:t>
      </w:r>
      <w:proofErr w:type="spellEnd"/>
      <w:r>
        <w:t xml:space="preserve"> et al. (2023), starting with Jones et al. (2000).</w:t>
      </w:r>
      <w:r w:rsidR="00DA5A4C">
        <w:br/>
      </w:r>
      <w:r w:rsidR="00DA5A4C" w:rsidRPr="00675BC3">
        <w:rPr>
          <w:b/>
          <w:bCs/>
          <w:color w:val="2F5496" w:themeColor="accent1" w:themeShade="BF"/>
        </w:rPr>
        <w:t xml:space="preserve">Yes, </w:t>
      </w:r>
      <w:r w:rsidR="00EE6476">
        <w:rPr>
          <w:b/>
          <w:bCs/>
          <w:color w:val="2F5496" w:themeColor="accent1" w:themeShade="BF"/>
        </w:rPr>
        <w:t>you are right</w:t>
      </w:r>
      <w:r w:rsidR="00463C13">
        <w:rPr>
          <w:b/>
          <w:bCs/>
          <w:color w:val="2F5496" w:themeColor="accent1" w:themeShade="BF"/>
        </w:rPr>
        <w:t>,</w:t>
      </w:r>
      <w:r w:rsidR="00EE6476">
        <w:rPr>
          <w:b/>
          <w:bCs/>
          <w:color w:val="2F5496" w:themeColor="accent1" w:themeShade="BF"/>
        </w:rPr>
        <w:t xml:space="preserve"> of course. We are </w:t>
      </w:r>
      <w:r w:rsidR="00DA5A4C" w:rsidRPr="00675BC3">
        <w:rPr>
          <w:b/>
          <w:bCs/>
          <w:color w:val="2F5496" w:themeColor="accent1" w:themeShade="BF"/>
        </w:rPr>
        <w:t>sorry</w:t>
      </w:r>
      <w:r w:rsidR="00EE6476">
        <w:rPr>
          <w:b/>
          <w:bCs/>
          <w:color w:val="2F5496" w:themeColor="accent1" w:themeShade="BF"/>
        </w:rPr>
        <w:t xml:space="preserve"> for this</w:t>
      </w:r>
      <w:r w:rsidR="00DA5A4C" w:rsidRPr="00675BC3">
        <w:rPr>
          <w:b/>
          <w:bCs/>
          <w:color w:val="2F5496" w:themeColor="accent1" w:themeShade="BF"/>
        </w:rPr>
        <w:t xml:space="preserve"> mistake, we accidentally referred to the supplementary material </w:t>
      </w:r>
      <w:r w:rsidR="008D7BAE">
        <w:rPr>
          <w:b/>
          <w:bCs/>
          <w:color w:val="2F5496" w:themeColor="accent1" w:themeShade="BF"/>
        </w:rPr>
        <w:t xml:space="preserve">of this paper, </w:t>
      </w:r>
      <w:r w:rsidR="00DA5A4C" w:rsidRPr="00675BC3">
        <w:rPr>
          <w:b/>
          <w:bCs/>
          <w:color w:val="2F5496" w:themeColor="accent1" w:themeShade="BF"/>
        </w:rPr>
        <w:t xml:space="preserve">which </w:t>
      </w:r>
      <w:r w:rsidR="008D7BAE">
        <w:rPr>
          <w:b/>
          <w:bCs/>
          <w:color w:val="2F5496" w:themeColor="accent1" w:themeShade="BF"/>
        </w:rPr>
        <w:t xml:space="preserve">included some </w:t>
      </w:r>
      <w:r w:rsidR="00DA5A4C" w:rsidRPr="00675BC3">
        <w:rPr>
          <w:b/>
          <w:bCs/>
          <w:color w:val="2F5496" w:themeColor="accent1" w:themeShade="BF"/>
        </w:rPr>
        <w:t xml:space="preserve">additional analyses </w:t>
      </w:r>
      <w:r w:rsidR="008D7BAE">
        <w:rPr>
          <w:b/>
          <w:bCs/>
          <w:color w:val="2F5496" w:themeColor="accent1" w:themeShade="BF"/>
        </w:rPr>
        <w:t xml:space="preserve">that </w:t>
      </w:r>
      <w:r w:rsidR="00DA5A4C" w:rsidRPr="00675BC3">
        <w:rPr>
          <w:b/>
          <w:bCs/>
          <w:color w:val="2F5496" w:themeColor="accent1" w:themeShade="BF"/>
        </w:rPr>
        <w:t>exclud</w:t>
      </w:r>
      <w:r w:rsidR="008D7BAE">
        <w:rPr>
          <w:b/>
          <w:bCs/>
          <w:color w:val="2F5496" w:themeColor="accent1" w:themeShade="BF"/>
        </w:rPr>
        <w:t>ed</w:t>
      </w:r>
      <w:r w:rsidR="00DA5A4C" w:rsidRPr="00675BC3">
        <w:rPr>
          <w:b/>
          <w:bCs/>
          <w:color w:val="2F5496" w:themeColor="accent1" w:themeShade="BF"/>
        </w:rPr>
        <w:t xml:space="preserve"> classically polyandrous species. </w:t>
      </w:r>
      <w:r w:rsidR="008D7BAE">
        <w:rPr>
          <w:b/>
          <w:bCs/>
          <w:color w:val="2F5496" w:themeColor="accent1" w:themeShade="BF"/>
        </w:rPr>
        <w:t xml:space="preserve">In their main analysis </w:t>
      </w:r>
      <w:proofErr w:type="spellStart"/>
      <w:r w:rsidR="00675BC3" w:rsidRPr="00675BC3">
        <w:rPr>
          <w:b/>
          <w:bCs/>
          <w:color w:val="2F5496" w:themeColor="accent1" w:themeShade="BF"/>
        </w:rPr>
        <w:t>Fromonteil</w:t>
      </w:r>
      <w:proofErr w:type="spellEnd"/>
      <w:r w:rsidR="00675BC3" w:rsidRPr="00675BC3">
        <w:rPr>
          <w:b/>
          <w:bCs/>
          <w:color w:val="2F5496" w:themeColor="accent1" w:themeShade="BF"/>
        </w:rPr>
        <w:t xml:space="preserve"> et al. (2023) considered six </w:t>
      </w:r>
      <w:r w:rsidR="00DA5A4C" w:rsidRPr="00675BC3">
        <w:rPr>
          <w:b/>
          <w:bCs/>
          <w:color w:val="2F5496" w:themeColor="accent1" w:themeShade="BF"/>
        </w:rPr>
        <w:t>classically polyandrous species</w:t>
      </w:r>
      <w:r w:rsidR="00675BC3" w:rsidRPr="00675BC3">
        <w:rPr>
          <w:b/>
          <w:bCs/>
          <w:color w:val="2F5496" w:themeColor="accent1" w:themeShade="BF"/>
        </w:rPr>
        <w:t xml:space="preserve">, mainly pipefish and </w:t>
      </w:r>
      <w:proofErr w:type="spellStart"/>
      <w:r w:rsidR="00675BC3" w:rsidRPr="0083150A">
        <w:rPr>
          <w:b/>
          <w:bCs/>
          <w:i/>
          <w:iCs/>
          <w:color w:val="2F5496" w:themeColor="accent1" w:themeShade="BF"/>
        </w:rPr>
        <w:t>Megabruchidus</w:t>
      </w:r>
      <w:proofErr w:type="spellEnd"/>
      <w:r w:rsidR="00675BC3" w:rsidRPr="00675BC3">
        <w:rPr>
          <w:b/>
          <w:bCs/>
          <w:color w:val="2F5496" w:themeColor="accent1" w:themeShade="BF"/>
        </w:rPr>
        <w:t xml:space="preserve"> beetles.</w:t>
      </w:r>
      <w:r w:rsidR="00675BC3">
        <w:rPr>
          <w:b/>
          <w:bCs/>
          <w:color w:val="2F5496" w:themeColor="accent1" w:themeShade="BF"/>
        </w:rPr>
        <w:t xml:space="preserve"> We </w:t>
      </w:r>
      <w:r w:rsidR="00EE6476">
        <w:rPr>
          <w:b/>
          <w:bCs/>
          <w:color w:val="2F5496" w:themeColor="accent1" w:themeShade="BF"/>
        </w:rPr>
        <w:t>c</w:t>
      </w:r>
      <w:r w:rsidR="008D7BAE">
        <w:rPr>
          <w:b/>
          <w:bCs/>
          <w:color w:val="2F5496" w:themeColor="accent1" w:themeShade="BF"/>
        </w:rPr>
        <w:t>orrected</w:t>
      </w:r>
      <w:r w:rsidR="00EE6476">
        <w:rPr>
          <w:b/>
          <w:bCs/>
          <w:color w:val="2F5496" w:themeColor="accent1" w:themeShade="BF"/>
        </w:rPr>
        <w:t xml:space="preserve"> the </w:t>
      </w:r>
      <w:r w:rsidR="00675BC3">
        <w:rPr>
          <w:b/>
          <w:bCs/>
          <w:color w:val="2F5496" w:themeColor="accent1" w:themeShade="BF"/>
        </w:rPr>
        <w:t>statement.</w:t>
      </w:r>
    </w:p>
    <w:p w14:paraId="07E46636" w14:textId="2BB44E99" w:rsidR="00DA5A4C" w:rsidRPr="00EE6476" w:rsidRDefault="00D33BC4">
      <w:pPr>
        <w:rPr>
          <w:b/>
          <w:bCs/>
          <w:color w:val="2F5496" w:themeColor="accent1" w:themeShade="BF"/>
        </w:rPr>
      </w:pPr>
      <w:r>
        <w:t xml:space="preserve">L68-9: In almost all </w:t>
      </w:r>
      <w:proofErr w:type="spellStart"/>
      <w:r>
        <w:t>syngnathids</w:t>
      </w:r>
      <w:proofErr w:type="spellEnd"/>
      <w:r>
        <w:t>, the exact site of fertilisation is not known. In many species, it may be external to the male’s brood pouch.</w:t>
      </w:r>
      <w:r w:rsidR="00DA5A4C">
        <w:br/>
      </w:r>
      <w:r w:rsidR="00DA5A4C" w:rsidRPr="00EE6476">
        <w:rPr>
          <w:b/>
          <w:bCs/>
          <w:color w:val="2F5496" w:themeColor="accent1" w:themeShade="BF"/>
        </w:rPr>
        <w:t xml:space="preserve">This is interesting, we assumed it would be </w:t>
      </w:r>
      <w:r w:rsidR="008D7BAE">
        <w:rPr>
          <w:b/>
          <w:bCs/>
          <w:color w:val="2F5496" w:themeColor="accent1" w:themeShade="BF"/>
        </w:rPr>
        <w:t xml:space="preserve">an </w:t>
      </w:r>
      <w:r w:rsidR="00DA5A4C" w:rsidRPr="00EE6476">
        <w:rPr>
          <w:b/>
          <w:bCs/>
          <w:color w:val="2F5496" w:themeColor="accent1" w:themeShade="BF"/>
        </w:rPr>
        <w:t>internal</w:t>
      </w:r>
      <w:r w:rsidR="008D7BAE">
        <w:rPr>
          <w:b/>
          <w:bCs/>
          <w:color w:val="2F5496" w:themeColor="accent1" w:themeShade="BF"/>
        </w:rPr>
        <w:t xml:space="preserve"> fertilization</w:t>
      </w:r>
      <w:r w:rsidR="00DA5A4C" w:rsidRPr="00EE6476">
        <w:rPr>
          <w:b/>
          <w:bCs/>
          <w:color w:val="2F5496" w:themeColor="accent1" w:themeShade="BF"/>
        </w:rPr>
        <w:t xml:space="preserve">. </w:t>
      </w:r>
      <w:r w:rsidR="008D7BAE">
        <w:rPr>
          <w:b/>
          <w:bCs/>
          <w:color w:val="2F5496" w:themeColor="accent1" w:themeShade="BF"/>
        </w:rPr>
        <w:t xml:space="preserve">Thank you for </w:t>
      </w:r>
      <w:r w:rsidR="004B52FA">
        <w:rPr>
          <w:b/>
          <w:bCs/>
          <w:color w:val="2F5496" w:themeColor="accent1" w:themeShade="BF"/>
        </w:rPr>
        <w:t>pointing</w:t>
      </w:r>
      <w:r w:rsidR="008D7BAE">
        <w:rPr>
          <w:b/>
          <w:bCs/>
          <w:color w:val="2F5496" w:themeColor="accent1" w:themeShade="BF"/>
        </w:rPr>
        <w:t xml:space="preserve"> this</w:t>
      </w:r>
      <w:r w:rsidR="004B52FA">
        <w:rPr>
          <w:b/>
          <w:bCs/>
          <w:color w:val="2F5496" w:themeColor="accent1" w:themeShade="BF"/>
        </w:rPr>
        <w:t xml:space="preserve"> out</w:t>
      </w:r>
      <w:r w:rsidR="008D7BAE">
        <w:rPr>
          <w:b/>
          <w:bCs/>
          <w:color w:val="2F5496" w:themeColor="accent1" w:themeShade="BF"/>
        </w:rPr>
        <w:t xml:space="preserve">. </w:t>
      </w:r>
      <w:r w:rsidR="00DA5A4C" w:rsidRPr="00EE6476">
        <w:rPr>
          <w:b/>
          <w:bCs/>
          <w:color w:val="2F5496" w:themeColor="accent1" w:themeShade="BF"/>
        </w:rPr>
        <w:t>We changed the sentence accordingly.</w:t>
      </w:r>
    </w:p>
    <w:p w14:paraId="1452A1C5" w14:textId="3F38116F" w:rsidR="00EE6476" w:rsidRPr="007A77F2" w:rsidRDefault="00D33BC4">
      <w:pPr>
        <w:rPr>
          <w:b/>
          <w:bCs/>
          <w:color w:val="2F5496" w:themeColor="accent1" w:themeShade="BF"/>
        </w:rPr>
      </w:pPr>
      <w:r>
        <w:t>L83-4: ‘provided that environmental factors, such as food abundance and distribution, allow for uniparental care’: This caveat doesn’t seem necessary. Selection will act on the amount of parental care provided by each sex regardless; the strength and direction of selection will, however, be shaped by environmental factors.</w:t>
      </w:r>
      <w:r w:rsidR="00EE6476">
        <w:br/>
      </w:r>
      <w:r w:rsidR="007A77F2" w:rsidRPr="007A77F2">
        <w:rPr>
          <w:b/>
          <w:bCs/>
          <w:color w:val="2F5496" w:themeColor="accent1" w:themeShade="BF"/>
        </w:rPr>
        <w:t xml:space="preserve">At least for birds it has been </w:t>
      </w:r>
      <w:r w:rsidR="004B52FA">
        <w:rPr>
          <w:b/>
          <w:bCs/>
          <w:color w:val="2F5496" w:themeColor="accent1" w:themeShade="BF"/>
        </w:rPr>
        <w:t>suggested</w:t>
      </w:r>
      <w:r w:rsidR="004B52FA" w:rsidRPr="007A77F2">
        <w:rPr>
          <w:b/>
          <w:bCs/>
          <w:color w:val="2F5496" w:themeColor="accent1" w:themeShade="BF"/>
        </w:rPr>
        <w:t xml:space="preserve"> </w:t>
      </w:r>
      <w:r w:rsidR="007A77F2" w:rsidRPr="007A77F2">
        <w:rPr>
          <w:b/>
          <w:bCs/>
          <w:color w:val="2F5496" w:themeColor="accent1" w:themeShade="BF"/>
        </w:rPr>
        <w:t xml:space="preserve">that uniparental care can only evolve in environments with high abundance of food (e.g. W.J. </w:t>
      </w:r>
      <w:proofErr w:type="spellStart"/>
      <w:r w:rsidR="007A77F2" w:rsidRPr="007A77F2">
        <w:rPr>
          <w:b/>
          <w:bCs/>
          <w:color w:val="2F5496" w:themeColor="accent1" w:themeShade="BF"/>
        </w:rPr>
        <w:t>Erckman</w:t>
      </w:r>
      <w:proofErr w:type="spellEnd"/>
      <w:r w:rsidR="007A77F2" w:rsidRPr="007A77F2">
        <w:rPr>
          <w:b/>
          <w:bCs/>
          <w:color w:val="2F5496" w:themeColor="accent1" w:themeShade="BF"/>
        </w:rPr>
        <w:t xml:space="preserve"> (1983) The evolution of polyandry in shorebirds: an evaluation of hypotheses. pp 113-168 In: Social </w:t>
      </w:r>
      <w:proofErr w:type="spellStart"/>
      <w:r w:rsidR="007A77F2" w:rsidRPr="007A77F2">
        <w:rPr>
          <w:b/>
          <w:bCs/>
          <w:color w:val="2F5496" w:themeColor="accent1" w:themeShade="BF"/>
        </w:rPr>
        <w:t>behavior</w:t>
      </w:r>
      <w:proofErr w:type="spellEnd"/>
      <w:r w:rsidR="007A77F2" w:rsidRPr="007A77F2">
        <w:rPr>
          <w:b/>
          <w:bCs/>
          <w:color w:val="2F5496" w:themeColor="accent1" w:themeShade="BF"/>
        </w:rPr>
        <w:t xml:space="preserve"> of female vertebrates, edited by S. K. Wasser, Academic Press 1983).</w:t>
      </w:r>
      <w:r w:rsidR="008D7BAE">
        <w:rPr>
          <w:b/>
          <w:bCs/>
          <w:color w:val="2F5496" w:themeColor="accent1" w:themeShade="BF"/>
        </w:rPr>
        <w:t xml:space="preserve"> For instance, </w:t>
      </w:r>
      <w:r w:rsidR="00C75C6D">
        <w:rPr>
          <w:b/>
          <w:bCs/>
          <w:color w:val="2F5496" w:themeColor="accent1" w:themeShade="BF"/>
        </w:rPr>
        <w:t xml:space="preserve">females and males of penguins have the ability to incubate the eggs and feed the young. But </w:t>
      </w:r>
      <w:r w:rsidR="008D7BAE">
        <w:rPr>
          <w:b/>
          <w:bCs/>
          <w:color w:val="2F5496" w:themeColor="accent1" w:themeShade="BF"/>
        </w:rPr>
        <w:t xml:space="preserve">most penguin species </w:t>
      </w:r>
      <w:r w:rsidR="00C75C6D">
        <w:rPr>
          <w:b/>
          <w:bCs/>
          <w:color w:val="2F5496" w:themeColor="accent1" w:themeShade="BF"/>
        </w:rPr>
        <w:t xml:space="preserve">face environmental conditions that would not allow </w:t>
      </w:r>
      <w:r w:rsidR="008D7BAE">
        <w:rPr>
          <w:b/>
          <w:bCs/>
          <w:color w:val="2F5496" w:themeColor="accent1" w:themeShade="BF"/>
        </w:rPr>
        <w:t xml:space="preserve">a single parent </w:t>
      </w:r>
      <w:r w:rsidR="00C75C6D">
        <w:rPr>
          <w:b/>
          <w:bCs/>
          <w:color w:val="2F5496" w:themeColor="accent1" w:themeShade="BF"/>
        </w:rPr>
        <w:t>to raise young without tight cooperation of the partner. Hence, in such cases sexual selection may have a hard time to act on the amount of parental care if biparental cooperation is essential for reproductive success.</w:t>
      </w:r>
      <w:r w:rsidR="007A77F2" w:rsidRPr="007A77F2">
        <w:rPr>
          <w:b/>
          <w:bCs/>
          <w:color w:val="2F5496" w:themeColor="accent1" w:themeShade="BF"/>
        </w:rPr>
        <w:t xml:space="preserve"> Therefore, we consider this </w:t>
      </w:r>
      <w:r w:rsidR="00F05A94">
        <w:rPr>
          <w:b/>
          <w:bCs/>
          <w:color w:val="2F5496" w:themeColor="accent1" w:themeShade="BF"/>
        </w:rPr>
        <w:t>caveat/</w:t>
      </w:r>
      <w:r w:rsidR="007A77F2" w:rsidRPr="007A77F2">
        <w:rPr>
          <w:b/>
          <w:bCs/>
          <w:color w:val="2F5496" w:themeColor="accent1" w:themeShade="BF"/>
        </w:rPr>
        <w:t>statement important.</w:t>
      </w:r>
    </w:p>
    <w:p w14:paraId="778F3EF5" w14:textId="77777777" w:rsidR="000277C1" w:rsidRPr="000277C1" w:rsidRDefault="00D33BC4">
      <w:pPr>
        <w:rPr>
          <w:b/>
          <w:bCs/>
          <w:color w:val="2F5496" w:themeColor="accent1" w:themeShade="BF"/>
        </w:rPr>
      </w:pPr>
      <w:r>
        <w:t>L86: ‘has an advantage’ is a very vague phrase</w:t>
      </w:r>
      <w:r w:rsidR="000277C1">
        <w:br/>
      </w:r>
      <w:r w:rsidR="000277C1" w:rsidRPr="000277C1">
        <w:rPr>
          <w:b/>
          <w:bCs/>
          <w:color w:val="2F5496" w:themeColor="accent1" w:themeShade="BF"/>
        </w:rPr>
        <w:t>changed to “</w:t>
      </w:r>
      <w:r w:rsidR="000277C1" w:rsidRPr="000277C1">
        <w:rPr>
          <w:b/>
          <w:bCs/>
          <w:i/>
          <w:iCs/>
          <w:color w:val="2F5496" w:themeColor="accent1" w:themeShade="BF"/>
        </w:rPr>
        <w:t>has more options</w:t>
      </w:r>
      <w:r w:rsidR="000277C1" w:rsidRPr="000277C1">
        <w:rPr>
          <w:b/>
          <w:bCs/>
          <w:color w:val="2F5496" w:themeColor="accent1" w:themeShade="BF"/>
        </w:rPr>
        <w:t>”</w:t>
      </w:r>
    </w:p>
    <w:p w14:paraId="25E73587" w14:textId="79B9DBAA" w:rsidR="00B33657" w:rsidRPr="00B33657" w:rsidRDefault="00D33BC4">
      <w:pPr>
        <w:rPr>
          <w:b/>
          <w:bCs/>
          <w:color w:val="2F5496" w:themeColor="accent1" w:themeShade="BF"/>
        </w:rPr>
      </w:pPr>
      <w:r>
        <w:t>L116-7: Not only does this quote not occur in Crow (1958), it’s not even a correct definition of the opportunity for selection.</w:t>
      </w:r>
      <w:r w:rsidR="00B33657">
        <w:br/>
      </w:r>
      <w:r w:rsidR="009A5FF1">
        <w:rPr>
          <w:b/>
          <w:bCs/>
          <w:color w:val="2F5496" w:themeColor="accent1" w:themeShade="BF"/>
        </w:rPr>
        <w:t>The full sentence was: “</w:t>
      </w:r>
      <w:r w:rsidR="009A5FF1" w:rsidRPr="009A5FF1">
        <w:rPr>
          <w:b/>
          <w:bCs/>
          <w:i/>
          <w:iCs/>
          <w:color w:val="2F5496" w:themeColor="accent1" w:themeShade="BF"/>
        </w:rPr>
        <w:t>To do so, we measured the opportunity for selection (I), defined by [43] as a measure of reproductive success based on the single-generation increase in absolute fitness in the population divided by the mean fitness in the original population [44]</w:t>
      </w:r>
      <w:r w:rsidR="009A5FF1">
        <w:rPr>
          <w:b/>
          <w:bCs/>
          <w:color w:val="2F5496" w:themeColor="accent1" w:themeShade="BF"/>
        </w:rPr>
        <w:t xml:space="preserve">”. Crow (reference 43) was only cited as </w:t>
      </w:r>
      <w:r w:rsidR="00B33657" w:rsidRPr="00B33657">
        <w:rPr>
          <w:b/>
          <w:bCs/>
          <w:color w:val="2F5496" w:themeColor="accent1" w:themeShade="BF"/>
        </w:rPr>
        <w:t>the original source for the selection gradient</w:t>
      </w:r>
      <w:r w:rsidR="009A5FF1">
        <w:rPr>
          <w:b/>
          <w:bCs/>
          <w:color w:val="2F5496" w:themeColor="accent1" w:themeShade="BF"/>
        </w:rPr>
        <w:t xml:space="preserve"> and the quotation</w:t>
      </w:r>
      <w:r w:rsidR="006A756F">
        <w:rPr>
          <w:b/>
          <w:bCs/>
          <w:color w:val="2F5496" w:themeColor="accent1" w:themeShade="BF"/>
        </w:rPr>
        <w:t xml:space="preserve"> (reference 44)</w:t>
      </w:r>
      <w:r w:rsidR="009A5FF1">
        <w:rPr>
          <w:b/>
          <w:bCs/>
          <w:color w:val="2F5496" w:themeColor="accent1" w:themeShade="BF"/>
        </w:rPr>
        <w:t xml:space="preserve"> comes from Jones (2009)</w:t>
      </w:r>
      <w:r w:rsidR="0018706B">
        <w:rPr>
          <w:b/>
          <w:bCs/>
          <w:color w:val="2F5496" w:themeColor="accent1" w:themeShade="BF"/>
        </w:rPr>
        <w:t xml:space="preserve">. </w:t>
      </w:r>
      <w:r w:rsidR="009A5FF1">
        <w:rPr>
          <w:b/>
          <w:bCs/>
          <w:color w:val="2F5496" w:themeColor="accent1" w:themeShade="BF"/>
        </w:rPr>
        <w:t>To clarify this</w:t>
      </w:r>
      <w:r w:rsidR="006A756F">
        <w:rPr>
          <w:b/>
          <w:bCs/>
          <w:color w:val="2F5496" w:themeColor="accent1" w:themeShade="BF"/>
        </w:rPr>
        <w:t>,</w:t>
      </w:r>
      <w:r w:rsidR="009A5FF1">
        <w:rPr>
          <w:b/>
          <w:bCs/>
          <w:color w:val="2F5496" w:themeColor="accent1" w:themeShade="BF"/>
        </w:rPr>
        <w:t xml:space="preserve"> we</w:t>
      </w:r>
      <w:r w:rsidR="0018706B">
        <w:rPr>
          <w:b/>
          <w:bCs/>
          <w:color w:val="2F5496" w:themeColor="accent1" w:themeShade="BF"/>
        </w:rPr>
        <w:t xml:space="preserve"> changed the sentence to: “</w:t>
      </w:r>
      <w:r w:rsidR="0018706B" w:rsidRPr="0018706B">
        <w:rPr>
          <w:b/>
          <w:bCs/>
          <w:i/>
          <w:iCs/>
          <w:color w:val="2F5496" w:themeColor="accent1" w:themeShade="BF"/>
        </w:rPr>
        <w:t>To do so, we first measured the opportunity for selection (I), originally called ‘index of total selection’ [43], which can be seen as an index of the maximum rate at which fitness will increase in a population [44]</w:t>
      </w:r>
      <w:r w:rsidR="0018706B" w:rsidRPr="0018706B">
        <w:rPr>
          <w:b/>
          <w:bCs/>
          <w:color w:val="2F5496" w:themeColor="accent1" w:themeShade="BF"/>
        </w:rPr>
        <w:t>”</w:t>
      </w:r>
      <w:r w:rsidR="00B065C2">
        <w:rPr>
          <w:b/>
          <w:bCs/>
          <w:color w:val="2F5496" w:themeColor="accent1" w:themeShade="BF"/>
        </w:rPr>
        <w:t xml:space="preserve">. </w:t>
      </w:r>
      <w:r w:rsidR="006A756F">
        <w:rPr>
          <w:b/>
          <w:bCs/>
          <w:color w:val="2F5496" w:themeColor="accent1" w:themeShade="BF"/>
        </w:rPr>
        <w:t xml:space="preserve">We hope that this represents a simpler and more adequate description of </w:t>
      </w:r>
      <w:r w:rsidR="0018706B">
        <w:rPr>
          <w:b/>
          <w:bCs/>
          <w:color w:val="2F5496" w:themeColor="accent1" w:themeShade="BF"/>
        </w:rPr>
        <w:t>I</w:t>
      </w:r>
      <w:r w:rsidR="0018706B" w:rsidRPr="0018706B">
        <w:rPr>
          <w:b/>
          <w:bCs/>
          <w:color w:val="2F5496" w:themeColor="accent1" w:themeShade="BF"/>
        </w:rPr>
        <w:t>.</w:t>
      </w:r>
    </w:p>
    <w:p w14:paraId="211350A0" w14:textId="2380688D" w:rsidR="0018706B" w:rsidRPr="00B065C2" w:rsidRDefault="00D33BC4">
      <w:pPr>
        <w:rPr>
          <w:color w:val="2F5496" w:themeColor="accent1" w:themeShade="BF"/>
        </w:rPr>
      </w:pPr>
      <w:r>
        <w:br/>
        <w:t>L120: The phrase ‘mean square regression’ is strange here. Did you mean ‘ordinary least-squares regression’?</w:t>
      </w:r>
      <w:r w:rsidR="0018706B">
        <w:br/>
      </w:r>
      <w:r w:rsidR="00F74A57" w:rsidRPr="00150816">
        <w:rPr>
          <w:b/>
          <w:bCs/>
          <w:color w:val="2F5496" w:themeColor="accent1" w:themeShade="BF"/>
          <w:highlight w:val="green"/>
        </w:rPr>
        <w:lastRenderedPageBreak/>
        <w:t xml:space="preserve">Thanks for pointing this out. In the text, it has been already changed to “ordinary </w:t>
      </w:r>
      <w:r w:rsidR="00F74A57" w:rsidRPr="00F74A57">
        <w:rPr>
          <w:b/>
          <w:bCs/>
          <w:color w:val="2F5496" w:themeColor="accent1" w:themeShade="BF"/>
          <w:highlight w:val="green"/>
        </w:rPr>
        <w:t>least squares</w:t>
      </w:r>
      <w:r w:rsidR="00F74A57" w:rsidRPr="00150816">
        <w:rPr>
          <w:b/>
          <w:bCs/>
          <w:color w:val="2F5496" w:themeColor="accent1" w:themeShade="BF"/>
          <w:highlight w:val="green"/>
        </w:rPr>
        <w:t xml:space="preserve"> regression</w:t>
      </w:r>
      <w:r w:rsidR="00F74A57">
        <w:rPr>
          <w:b/>
          <w:bCs/>
          <w:color w:val="2F5496" w:themeColor="accent1" w:themeShade="BF"/>
          <w:highlight w:val="green"/>
        </w:rPr>
        <w:t>”</w:t>
      </w:r>
      <w:r w:rsidR="00F74A57" w:rsidRPr="00150816">
        <w:rPr>
          <w:b/>
          <w:bCs/>
          <w:color w:val="2F5496" w:themeColor="accent1" w:themeShade="BF"/>
          <w:highlight w:val="green"/>
        </w:rPr>
        <w:t>.</w:t>
      </w:r>
    </w:p>
    <w:p w14:paraId="2236E07B" w14:textId="6D48DECA" w:rsidR="00B065C2" w:rsidRPr="00B065C2" w:rsidRDefault="00D33BC4" w:rsidP="00B065C2">
      <w:pPr>
        <w:rPr>
          <w:color w:val="2F5496" w:themeColor="accent1" w:themeShade="BF"/>
        </w:rPr>
      </w:pPr>
      <w:r>
        <w:br/>
        <w:t>L165 onwards: The descriptions of the statistical models are generally not very clear. Please specify for each model the full set of predictors, the error structure and (except for linear models) the link function. Most of the information is there, but it is disorganised.</w:t>
      </w:r>
      <w:r w:rsidR="00B065C2">
        <w:br/>
      </w:r>
      <w:r w:rsidR="00C72068" w:rsidRPr="00150816">
        <w:rPr>
          <w:b/>
          <w:bCs/>
          <w:color w:val="2F5496" w:themeColor="accent1" w:themeShade="BF"/>
          <w:highlight w:val="green"/>
        </w:rPr>
        <w:t xml:space="preserve">Thank you for this helpful suggestion. We have revised the methods section to more clearly describe the statistical models. Each model is now </w:t>
      </w:r>
      <w:r w:rsidR="00C72068" w:rsidRPr="00C72068">
        <w:rPr>
          <w:b/>
          <w:bCs/>
          <w:color w:val="2F5496" w:themeColor="accent1" w:themeShade="BF"/>
          <w:highlight w:val="green"/>
        </w:rPr>
        <w:t>labelled</w:t>
      </w:r>
      <w:r w:rsidR="00C72068" w:rsidRPr="00150816">
        <w:rPr>
          <w:b/>
          <w:bCs/>
          <w:color w:val="2F5496" w:themeColor="accent1" w:themeShade="BF"/>
          <w:highlight w:val="green"/>
        </w:rPr>
        <w:t xml:space="preserve"> (Model 1 and Model 2), and we explicitly state the full set of predictors, the error structure, and, the link function</w:t>
      </w:r>
      <w:r w:rsidR="00C72068">
        <w:rPr>
          <w:b/>
          <w:bCs/>
          <w:color w:val="2F5496" w:themeColor="accent1" w:themeShade="BF"/>
          <w:highlight w:val="green"/>
        </w:rPr>
        <w:t xml:space="preserve"> where applicable. </w:t>
      </w:r>
    </w:p>
    <w:p w14:paraId="6C8D77C8" w14:textId="2F59D5EB" w:rsidR="00B065C2" w:rsidRPr="00B065C2" w:rsidRDefault="00D33BC4" w:rsidP="00B065C2">
      <w:pPr>
        <w:rPr>
          <w:color w:val="2F5496" w:themeColor="accent1" w:themeShade="BF"/>
        </w:rPr>
      </w:pPr>
      <w:r>
        <w:t>L175: So far you have only mentioned linear models, for which overdispersion does not occur.</w:t>
      </w:r>
      <w:r w:rsidR="00B065C2">
        <w:br/>
      </w:r>
      <w:r w:rsidR="00C72068" w:rsidRPr="00C72068">
        <w:rPr>
          <w:b/>
          <w:bCs/>
          <w:color w:val="2F5496" w:themeColor="accent1" w:themeShade="BF"/>
          <w:highlight w:val="green"/>
        </w:rPr>
        <w:t>Thank you for the clarification. We have updated the manuscript</w:t>
      </w:r>
      <w:r w:rsidR="00C72068">
        <w:rPr>
          <w:b/>
          <w:bCs/>
          <w:color w:val="2F5496" w:themeColor="accent1" w:themeShade="BF"/>
          <w:highlight w:val="green"/>
        </w:rPr>
        <w:t xml:space="preserve"> text</w:t>
      </w:r>
      <w:r w:rsidR="00C72068" w:rsidRPr="00C72068">
        <w:rPr>
          <w:b/>
          <w:bCs/>
          <w:color w:val="2F5496" w:themeColor="accent1" w:themeShade="BF"/>
          <w:highlight w:val="green"/>
        </w:rPr>
        <w:t xml:space="preserve"> to clearly distinguish between the linear mixed-effects models (LMMs) used to estimate the Bateman gradients and the generalized linear mixed-effects models (GLMMs) used to test whether these gradients differ </w:t>
      </w:r>
      <w:r w:rsidR="00C72068">
        <w:rPr>
          <w:b/>
          <w:bCs/>
          <w:color w:val="2F5496" w:themeColor="accent1" w:themeShade="BF"/>
          <w:highlight w:val="green"/>
        </w:rPr>
        <w:t>meaningfully</w:t>
      </w:r>
      <w:r w:rsidR="00C72068" w:rsidRPr="00C72068">
        <w:rPr>
          <w:b/>
          <w:bCs/>
          <w:color w:val="2F5496" w:themeColor="accent1" w:themeShade="BF"/>
          <w:highlight w:val="green"/>
        </w:rPr>
        <w:t xml:space="preserve"> from zero. Overdispersion is only relevant in the context of the GLMMs, and we now make that explicit in the revised text. Specifically, we note that an observation-level random effect was included in the GLMM</w:t>
      </w:r>
      <w:r w:rsidR="00C44D9A">
        <w:rPr>
          <w:b/>
          <w:bCs/>
          <w:color w:val="2F5496" w:themeColor="accent1" w:themeShade="BF"/>
          <w:highlight w:val="green"/>
        </w:rPr>
        <w:t xml:space="preserve"> with Poisson error distribution</w:t>
      </w:r>
      <w:r w:rsidR="00C72068" w:rsidRPr="00C72068">
        <w:rPr>
          <w:b/>
          <w:bCs/>
          <w:color w:val="2F5496" w:themeColor="accent1" w:themeShade="BF"/>
          <w:highlight w:val="green"/>
        </w:rPr>
        <w:t xml:space="preserve"> for female white-browed coucals to account for overdispersion.</w:t>
      </w:r>
    </w:p>
    <w:p w14:paraId="44C5C3B9" w14:textId="55E082A3" w:rsidR="00B065C2" w:rsidRPr="00B065C2" w:rsidRDefault="00D33BC4" w:rsidP="00B065C2">
      <w:pPr>
        <w:rPr>
          <w:color w:val="2F5496" w:themeColor="accent1" w:themeShade="BF"/>
        </w:rPr>
      </w:pPr>
      <w:r>
        <w:br/>
        <w:t>L176-7: This statement is incorrect. A linear regression does not assume that the response variable follows a normal distribution, but rather than the residuals of the model do. It assumes nothing about the distributions of predictors.</w:t>
      </w:r>
      <w:r w:rsidR="00B065C2">
        <w:br/>
      </w:r>
      <w:r w:rsidR="00392D1F" w:rsidRPr="00150816">
        <w:rPr>
          <w:b/>
          <w:bCs/>
          <w:color w:val="2F5496" w:themeColor="accent1" w:themeShade="BF"/>
          <w:highlight w:val="green"/>
        </w:rPr>
        <w:t xml:space="preserve">Thank you for this important correction. We </w:t>
      </w:r>
      <w:r w:rsidR="00392D1F" w:rsidRPr="00392D1F">
        <w:rPr>
          <w:b/>
          <w:bCs/>
          <w:color w:val="2F5496" w:themeColor="accent1" w:themeShade="BF"/>
          <w:highlight w:val="green"/>
        </w:rPr>
        <w:t>acknowledge</w:t>
      </w:r>
      <w:r w:rsidR="00392D1F" w:rsidRPr="00150816">
        <w:rPr>
          <w:b/>
          <w:bCs/>
          <w:color w:val="2F5496" w:themeColor="accent1" w:themeShade="BF"/>
          <w:highlight w:val="green"/>
        </w:rPr>
        <w:t xml:space="preserve"> that a linear regression does not </w:t>
      </w:r>
      <w:r w:rsidR="00392D1F" w:rsidRPr="00392D1F">
        <w:rPr>
          <w:b/>
          <w:bCs/>
          <w:color w:val="2F5496" w:themeColor="accent1" w:themeShade="BF"/>
          <w:highlight w:val="green"/>
        </w:rPr>
        <w:t>impose</w:t>
      </w:r>
      <w:r w:rsidR="00392D1F" w:rsidRPr="00150816">
        <w:rPr>
          <w:b/>
          <w:bCs/>
          <w:color w:val="2F5496" w:themeColor="accent1" w:themeShade="BF"/>
          <w:highlight w:val="green"/>
        </w:rPr>
        <w:t xml:space="preserve"> distributional </w:t>
      </w:r>
      <w:r w:rsidR="00392D1F" w:rsidRPr="00392D1F">
        <w:rPr>
          <w:b/>
          <w:bCs/>
          <w:color w:val="2F5496" w:themeColor="accent1" w:themeShade="BF"/>
          <w:highlight w:val="green"/>
        </w:rPr>
        <w:t>assumptions</w:t>
      </w:r>
      <w:r w:rsidR="00392D1F" w:rsidRPr="00150816">
        <w:rPr>
          <w:b/>
          <w:bCs/>
          <w:color w:val="2F5496" w:themeColor="accent1" w:themeShade="BF"/>
          <w:highlight w:val="green"/>
        </w:rPr>
        <w:t xml:space="preserve"> on the predictor variables but to the residuals of the model</w:t>
      </w:r>
      <w:r w:rsidR="00392D1F">
        <w:rPr>
          <w:b/>
          <w:bCs/>
          <w:color w:val="2F5496" w:themeColor="accent1" w:themeShade="BF"/>
          <w:highlight w:val="green"/>
        </w:rPr>
        <w:t xml:space="preserve">. We have corrected this on the indicated section of the methods. </w:t>
      </w:r>
      <w:r w:rsidR="00392D1F" w:rsidRPr="00150816">
        <w:rPr>
          <w:b/>
          <w:bCs/>
          <w:color w:val="2F5496" w:themeColor="accent1" w:themeShade="BF"/>
          <w:highlight w:val="green"/>
        </w:rPr>
        <w:t>The statement now reads</w:t>
      </w:r>
      <w:r w:rsidR="00392D1F" w:rsidRPr="00392D1F">
        <w:rPr>
          <w:b/>
          <w:bCs/>
          <w:color w:val="2F5496" w:themeColor="accent1" w:themeShade="BF"/>
          <w:highlight w:val="green"/>
        </w:rPr>
        <w:t>: “</w:t>
      </w:r>
      <w:r w:rsidR="00392D1F" w:rsidRPr="00150816">
        <w:rPr>
          <w:b/>
          <w:bCs/>
          <w:color w:val="2F5496" w:themeColor="accent1" w:themeShade="BF"/>
          <w:highlight w:val="green"/>
        </w:rPr>
        <w:t>The calculation of Bateman gradient assumes that the residuals of the regression model relating reproductive and mating success are normally distributed. However, when these gradients are estimated using absolute counts of reproductive and mating success, the strength of the relationship is often overestimated”</w:t>
      </w:r>
      <w:r w:rsidR="00392D1F">
        <w:rPr>
          <w:rFonts w:ascii="Times New Roman" w:eastAsia="Batang" w:hAnsi="Times New Roman" w:cs="Times New Roman"/>
          <w:sz w:val="24"/>
          <w:szCs w:val="24"/>
          <w14:ligatures w14:val="standardContextual"/>
        </w:rPr>
        <w:t xml:space="preserve"> </w:t>
      </w:r>
    </w:p>
    <w:p w14:paraId="32415F83" w14:textId="6B78B7FF" w:rsidR="00B065C2" w:rsidRPr="00B065C2" w:rsidRDefault="00D33BC4" w:rsidP="00B065C2">
      <w:pPr>
        <w:rPr>
          <w:color w:val="2F5496" w:themeColor="accent1" w:themeShade="BF"/>
        </w:rPr>
      </w:pPr>
      <w:r>
        <w:br/>
        <w:t xml:space="preserve">L180: Should be ‘log link </w:t>
      </w:r>
      <w:proofErr w:type="spellStart"/>
      <w:r>
        <w:t>fuction</w:t>
      </w:r>
      <w:proofErr w:type="spellEnd"/>
      <w:r>
        <w:t>’.</w:t>
      </w:r>
      <w:r w:rsidR="00B065C2">
        <w:br/>
      </w:r>
      <w:r w:rsidR="00B62160">
        <w:rPr>
          <w:b/>
          <w:bCs/>
          <w:color w:val="2F5496" w:themeColor="accent1" w:themeShade="BF"/>
          <w:highlight w:val="green"/>
        </w:rPr>
        <w:t xml:space="preserve">changed to “log </w:t>
      </w:r>
      <w:r w:rsidR="00B62160" w:rsidRPr="004E3899">
        <w:rPr>
          <w:b/>
          <w:bCs/>
          <w:color w:val="2F5496" w:themeColor="accent1" w:themeShade="BF"/>
          <w:highlight w:val="green"/>
        </w:rPr>
        <w:t>linked function”</w:t>
      </w:r>
    </w:p>
    <w:p w14:paraId="44BA1C2E" w14:textId="193F1BA3" w:rsidR="00B065C2" w:rsidRPr="00B065C2" w:rsidRDefault="00D33BC4" w:rsidP="00B065C2">
      <w:pPr>
        <w:rPr>
          <w:color w:val="2F5496" w:themeColor="accent1" w:themeShade="BF"/>
        </w:rPr>
      </w:pPr>
      <w:r>
        <w:br/>
        <w:t>L188: ‘linear’ -&gt; ‘Gaussian’ or ‘normal’</w:t>
      </w:r>
      <w:r w:rsidR="00B065C2">
        <w:br/>
      </w:r>
      <w:r w:rsidR="00B62160">
        <w:rPr>
          <w:b/>
          <w:bCs/>
          <w:color w:val="2F5496" w:themeColor="accent1" w:themeShade="BF"/>
          <w:highlight w:val="green"/>
        </w:rPr>
        <w:t>changed to “Gaussian”</w:t>
      </w:r>
    </w:p>
    <w:p w14:paraId="7A5A99D0" w14:textId="0A5B5F74" w:rsidR="00B065C2" w:rsidRPr="00B065C2" w:rsidRDefault="00D33BC4" w:rsidP="00B065C2">
      <w:pPr>
        <w:rPr>
          <w:color w:val="2F5496" w:themeColor="accent1" w:themeShade="BF"/>
        </w:rPr>
      </w:pPr>
      <w:r>
        <w:br/>
        <w:t>L212-4: The description of this model is not clear. Which residuals were fitted to which model?</w:t>
      </w:r>
      <w:r>
        <w:br/>
      </w:r>
      <w:r w:rsidR="00B62160" w:rsidRPr="00150816">
        <w:rPr>
          <w:b/>
          <w:bCs/>
          <w:color w:val="2F5496" w:themeColor="accent1" w:themeShade="BF"/>
          <w:highlight w:val="green"/>
        </w:rPr>
        <w:t>Thank you for your comment. This model was originally included to examine the effect of breeding experience</w:t>
      </w:r>
      <w:r w:rsidR="00B62160">
        <w:rPr>
          <w:b/>
          <w:bCs/>
          <w:color w:val="2F5496" w:themeColor="accent1" w:themeShade="BF"/>
          <w:highlight w:val="green"/>
        </w:rPr>
        <w:t xml:space="preserve"> (age)</w:t>
      </w:r>
      <w:r w:rsidR="00B62160" w:rsidRPr="00150816">
        <w:rPr>
          <w:b/>
          <w:bCs/>
          <w:color w:val="2F5496" w:themeColor="accent1" w:themeShade="BF"/>
          <w:highlight w:val="green"/>
        </w:rPr>
        <w:t xml:space="preserve"> on the reproductive success of black coucals. However, based on </w:t>
      </w:r>
      <w:r w:rsidR="00B62160">
        <w:rPr>
          <w:b/>
          <w:bCs/>
          <w:color w:val="2F5496" w:themeColor="accent1" w:themeShade="BF"/>
          <w:highlight w:val="green"/>
        </w:rPr>
        <w:t>your previous feedback</w:t>
      </w:r>
      <w:r w:rsidR="00B62160" w:rsidRPr="00150816">
        <w:rPr>
          <w:b/>
          <w:bCs/>
          <w:color w:val="2F5496" w:themeColor="accent1" w:themeShade="BF"/>
          <w:highlight w:val="green"/>
        </w:rPr>
        <w:t>, we have removed this model from the manuscript. Instead, we now quantify the response to sexual selection on black coucal trait</w:t>
      </w:r>
      <w:r w:rsidR="00B62160">
        <w:rPr>
          <w:b/>
          <w:bCs/>
          <w:color w:val="2F5496" w:themeColor="accent1" w:themeShade="BF"/>
          <w:highlight w:val="green"/>
        </w:rPr>
        <w:t xml:space="preserve">, </w:t>
      </w:r>
      <w:r w:rsidR="00B62160" w:rsidRPr="00150816">
        <w:rPr>
          <w:b/>
          <w:bCs/>
          <w:color w:val="2F5496" w:themeColor="accent1" w:themeShade="BF"/>
          <w:highlight w:val="green"/>
        </w:rPr>
        <w:t>including ag</w:t>
      </w:r>
      <w:r w:rsidR="00B62160">
        <w:rPr>
          <w:b/>
          <w:bCs/>
          <w:color w:val="2F5496" w:themeColor="accent1" w:themeShade="BF"/>
          <w:highlight w:val="green"/>
        </w:rPr>
        <w:t xml:space="preserve">e, </w:t>
      </w:r>
      <w:r w:rsidR="00B62160" w:rsidRPr="00150816">
        <w:rPr>
          <w:b/>
          <w:bCs/>
          <w:color w:val="2F5496" w:themeColor="accent1" w:themeShade="BF"/>
          <w:highlight w:val="green"/>
        </w:rPr>
        <w:t xml:space="preserve">alongside other traits, as presented in Table </w:t>
      </w:r>
      <w:r w:rsidR="00B62160">
        <w:rPr>
          <w:b/>
          <w:bCs/>
          <w:color w:val="2F5496" w:themeColor="accent1" w:themeShade="BF"/>
          <w:highlight w:val="green"/>
        </w:rPr>
        <w:t>2.</w:t>
      </w:r>
      <w:r w:rsidR="00B62160" w:rsidRPr="00B62160" w:rsidDel="00B62160">
        <w:rPr>
          <w:b/>
          <w:bCs/>
          <w:color w:val="2F5496" w:themeColor="accent1" w:themeShade="BF"/>
          <w:highlight w:val="yellow"/>
        </w:rPr>
        <w:t xml:space="preserve"> </w:t>
      </w:r>
    </w:p>
    <w:p w14:paraId="4318FA4B" w14:textId="272523FE" w:rsidR="0058080B" w:rsidRPr="00150816" w:rsidRDefault="00D33BC4" w:rsidP="00B065C2">
      <w:pPr>
        <w:rPr>
          <w:b/>
          <w:bCs/>
          <w:color w:val="2F5496" w:themeColor="accent1" w:themeShade="BF"/>
          <w:highlight w:val="green"/>
        </w:rPr>
      </w:pPr>
      <w:r>
        <w:t>L226-8: Normality of residuals is an assumption of the linear models, but not the models with Poisson distribution – please clarify. Also, checking the plot of residuals against fitted values will not tell you if the residuals are normally distributed. For that you need a QQ-plot.</w:t>
      </w:r>
      <w:r w:rsidR="00B065C2">
        <w:br/>
      </w:r>
      <w:r w:rsidR="00392D1F">
        <w:rPr>
          <w:b/>
          <w:bCs/>
          <w:color w:val="2F5496" w:themeColor="accent1" w:themeShade="BF"/>
          <w:highlight w:val="green"/>
        </w:rPr>
        <w:lastRenderedPageBreak/>
        <w:t>Thank you for pointing this out. We have revised the met</w:t>
      </w:r>
      <w:r w:rsidR="00392D1F" w:rsidRPr="00150816">
        <w:rPr>
          <w:b/>
          <w:bCs/>
          <w:color w:val="2F5496" w:themeColor="accent1" w:themeShade="BF"/>
        </w:rPr>
        <w:t>hod</w:t>
      </w:r>
      <w:r w:rsidR="00392D1F">
        <w:rPr>
          <w:b/>
          <w:bCs/>
          <w:color w:val="2F5496" w:themeColor="accent1" w:themeShade="BF"/>
          <w:highlight w:val="green"/>
        </w:rPr>
        <w:t>s section to clearly distinguish between model types and the appropriate assumptions. Specifically, we now state: “</w:t>
      </w:r>
      <w:r w:rsidR="00392D1F" w:rsidRPr="00150816">
        <w:rPr>
          <w:b/>
          <w:bCs/>
          <w:color w:val="2F5496" w:themeColor="accent1" w:themeShade="BF"/>
          <w:highlight w:val="green"/>
        </w:rPr>
        <w:t xml:space="preserve">For all models with a Gaussian error structure, we assessed </w:t>
      </w:r>
      <w:r w:rsidR="00392D1F">
        <w:rPr>
          <w:b/>
          <w:bCs/>
          <w:color w:val="2F5496" w:themeColor="accent1" w:themeShade="BF"/>
          <w:highlight w:val="green"/>
        </w:rPr>
        <w:t>t</w:t>
      </w:r>
      <w:r w:rsidR="00392D1F" w:rsidRPr="00150816">
        <w:rPr>
          <w:b/>
          <w:bCs/>
          <w:color w:val="2F5496" w:themeColor="accent1" w:themeShade="BF"/>
          <w:highlight w:val="green"/>
        </w:rPr>
        <w:t>he assumptions of normally distributed and homoscedastic residuals. Normality was checked using Q-Q plots, and homoscedasticity was evaluated by potting the residuals against the fitted values”</w:t>
      </w:r>
    </w:p>
    <w:p w14:paraId="346A50B1" w14:textId="50BB768A" w:rsidR="00B065C2" w:rsidRDefault="00B065C2"/>
    <w:p w14:paraId="25B916F9" w14:textId="6501B599" w:rsidR="00301D9E" w:rsidRPr="00301D9E" w:rsidRDefault="00D33BC4">
      <w:pPr>
        <w:rPr>
          <w:b/>
          <w:bCs/>
          <w:color w:val="2F5496" w:themeColor="accent1" w:themeShade="BF"/>
        </w:rPr>
      </w:pPr>
      <w:r>
        <w:t>L279-80: ‘No such relationship existed for males of either species’: This sentence doesn’t make sense in context. The previous sentence already refers to a comparison between females and males.</w:t>
      </w:r>
      <w:r w:rsidR="00301D9E">
        <w:br/>
      </w:r>
      <w:r w:rsidR="004B52FA">
        <w:rPr>
          <w:b/>
          <w:bCs/>
          <w:color w:val="2F5496" w:themeColor="accent1" w:themeShade="BF"/>
        </w:rPr>
        <w:t>Changed</w:t>
      </w:r>
      <w:r w:rsidR="00301D9E" w:rsidRPr="00301D9E">
        <w:rPr>
          <w:b/>
          <w:bCs/>
          <w:color w:val="2F5496" w:themeColor="accent1" w:themeShade="BF"/>
        </w:rPr>
        <w:t>, we deleted the sentence.</w:t>
      </w:r>
    </w:p>
    <w:p w14:paraId="66835E45" w14:textId="0DA0AC77" w:rsidR="004B52FA" w:rsidRDefault="00D33BC4">
      <w:pPr>
        <w:rPr>
          <w:b/>
          <w:bCs/>
          <w:color w:val="2F5496" w:themeColor="accent1" w:themeShade="BF"/>
        </w:rPr>
      </w:pPr>
      <w:r>
        <w:br/>
        <w:t>L280-1: Your results do not show that there isn’t a high potential for sexual selection in males.</w:t>
      </w:r>
      <w:r w:rsidR="00A441A4">
        <w:br/>
      </w:r>
      <w:r w:rsidR="004B52FA">
        <w:rPr>
          <w:b/>
          <w:bCs/>
          <w:color w:val="2F5496" w:themeColor="accent1" w:themeShade="BF"/>
        </w:rPr>
        <w:t>C</w:t>
      </w:r>
      <w:r w:rsidR="006A756F" w:rsidRPr="006A756F">
        <w:rPr>
          <w:b/>
          <w:bCs/>
          <w:color w:val="2F5496" w:themeColor="accent1" w:themeShade="BF"/>
        </w:rPr>
        <w:t>hanged</w:t>
      </w:r>
    </w:p>
    <w:p w14:paraId="066669A2" w14:textId="77777777" w:rsidR="004B52FA" w:rsidRDefault="00D33BC4">
      <w:pPr>
        <w:rPr>
          <w:b/>
          <w:bCs/>
          <w:color w:val="2F5496" w:themeColor="accent1" w:themeShade="BF"/>
        </w:rPr>
      </w:pPr>
      <w:r>
        <w:br/>
        <w:t xml:space="preserve">L361-2: ‘While we believe that coucals – like </w:t>
      </w:r>
      <w:proofErr w:type="spellStart"/>
      <w:r>
        <w:t>Syngnathus</w:t>
      </w:r>
      <w:proofErr w:type="spellEnd"/>
      <w:r>
        <w:t xml:space="preserve"> pipefish – would </w:t>
      </w:r>
      <w:proofErr w:type="spellStart"/>
      <w:r>
        <w:t>fulfill</w:t>
      </w:r>
      <w:proofErr w:type="spellEnd"/>
      <w:r>
        <w:t xml:space="preserve"> Shuker and </w:t>
      </w:r>
      <w:proofErr w:type="spellStart"/>
      <w:r>
        <w:t>Kvarnemo’s</w:t>
      </w:r>
      <w:proofErr w:type="spellEnd"/>
      <w:r>
        <w:t xml:space="preserve"> definition of sexual selection’: I don’t understand what you mean here. Surely the females are mostly competing for male parental care rather than sperm per se?</w:t>
      </w:r>
      <w:r>
        <w:br/>
      </w:r>
    </w:p>
    <w:p w14:paraId="2B9522D5" w14:textId="08745EEB" w:rsidR="0088443D" w:rsidRDefault="004B52FA">
      <w:pPr>
        <w:rPr>
          <w:b/>
          <w:bCs/>
          <w:color w:val="2F5496" w:themeColor="accent1" w:themeShade="BF"/>
        </w:rPr>
      </w:pPr>
      <w:r>
        <w:rPr>
          <w:b/>
          <w:bCs/>
          <w:color w:val="2F5496" w:themeColor="accent1" w:themeShade="BF"/>
        </w:rPr>
        <w:t xml:space="preserve">Yes, correct, the females will compete for parental care. However, </w:t>
      </w:r>
      <w:r w:rsidR="00017884" w:rsidRPr="00017884">
        <w:rPr>
          <w:b/>
          <w:bCs/>
          <w:color w:val="2F5496" w:themeColor="accent1" w:themeShade="BF"/>
        </w:rPr>
        <w:t xml:space="preserve">Shuker and </w:t>
      </w:r>
      <w:proofErr w:type="spellStart"/>
      <w:r w:rsidR="00017884" w:rsidRPr="00017884">
        <w:rPr>
          <w:b/>
          <w:bCs/>
          <w:color w:val="2F5496" w:themeColor="accent1" w:themeShade="BF"/>
        </w:rPr>
        <w:t>Kvarnemo</w:t>
      </w:r>
      <w:proofErr w:type="spellEnd"/>
      <w:r w:rsidR="00017884" w:rsidRPr="00017884">
        <w:rPr>
          <w:b/>
          <w:bCs/>
          <w:color w:val="2F5496" w:themeColor="accent1" w:themeShade="BF"/>
        </w:rPr>
        <w:t xml:space="preserve"> </w:t>
      </w:r>
      <w:r w:rsidR="00017884">
        <w:rPr>
          <w:b/>
          <w:bCs/>
          <w:color w:val="2F5496" w:themeColor="accent1" w:themeShade="BF"/>
        </w:rPr>
        <w:t xml:space="preserve">(2021) </w:t>
      </w:r>
      <w:r w:rsidR="00017884" w:rsidRPr="00017884">
        <w:rPr>
          <w:b/>
          <w:bCs/>
          <w:color w:val="2F5496" w:themeColor="accent1" w:themeShade="BF"/>
        </w:rPr>
        <w:t xml:space="preserve">argue </w:t>
      </w:r>
      <w:r w:rsidR="00017884">
        <w:rPr>
          <w:b/>
          <w:bCs/>
          <w:color w:val="2F5496" w:themeColor="accent1" w:themeShade="BF"/>
        </w:rPr>
        <w:t xml:space="preserve">on page 788 </w:t>
      </w:r>
      <w:r w:rsidR="00017884" w:rsidRPr="00017884">
        <w:rPr>
          <w:b/>
          <w:bCs/>
          <w:color w:val="2F5496" w:themeColor="accent1" w:themeShade="BF"/>
        </w:rPr>
        <w:t>that</w:t>
      </w:r>
      <w:r w:rsidR="00017884">
        <w:rPr>
          <w:b/>
          <w:bCs/>
          <w:color w:val="2F5496" w:themeColor="accent1" w:themeShade="BF"/>
        </w:rPr>
        <w:t xml:space="preserve"> female pipefish egg production capacity </w:t>
      </w:r>
      <w:r w:rsidR="00A37B8A">
        <w:rPr>
          <w:b/>
          <w:bCs/>
          <w:color w:val="2F5496" w:themeColor="accent1" w:themeShade="BF"/>
        </w:rPr>
        <w:t xml:space="preserve">is </w:t>
      </w:r>
      <w:r w:rsidR="00017884">
        <w:rPr>
          <w:b/>
          <w:bCs/>
          <w:color w:val="2F5496" w:themeColor="accent1" w:themeShade="BF"/>
        </w:rPr>
        <w:t xml:space="preserve">almost twice as high as </w:t>
      </w:r>
      <w:r w:rsidR="00A37B8A">
        <w:rPr>
          <w:b/>
          <w:bCs/>
          <w:color w:val="2F5496" w:themeColor="accent1" w:themeShade="BF"/>
        </w:rPr>
        <w:t>a</w:t>
      </w:r>
      <w:r w:rsidR="00017884">
        <w:rPr>
          <w:b/>
          <w:bCs/>
          <w:color w:val="2F5496" w:themeColor="accent1" w:themeShade="BF"/>
        </w:rPr>
        <w:t xml:space="preserve"> male</w:t>
      </w:r>
      <w:r w:rsidR="00A37B8A">
        <w:rPr>
          <w:b/>
          <w:bCs/>
          <w:color w:val="2F5496" w:themeColor="accent1" w:themeShade="BF"/>
        </w:rPr>
        <w:t>’s</w:t>
      </w:r>
      <w:r w:rsidR="00017884">
        <w:rPr>
          <w:b/>
          <w:bCs/>
          <w:color w:val="2F5496" w:themeColor="accent1" w:themeShade="BF"/>
        </w:rPr>
        <w:t xml:space="preserve"> capacity for eggs in </w:t>
      </w:r>
      <w:r w:rsidR="00A37B8A">
        <w:rPr>
          <w:b/>
          <w:bCs/>
          <w:color w:val="2F5496" w:themeColor="accent1" w:themeShade="BF"/>
        </w:rPr>
        <w:t>his</w:t>
      </w:r>
      <w:r w:rsidR="00017884">
        <w:rPr>
          <w:b/>
          <w:bCs/>
          <w:color w:val="2F5496" w:themeColor="accent1" w:themeShade="BF"/>
        </w:rPr>
        <w:t xml:space="preserve"> brood pouch. Therefore, they </w:t>
      </w:r>
      <w:r w:rsidR="00A37B8A">
        <w:rPr>
          <w:b/>
          <w:bCs/>
          <w:color w:val="2F5496" w:themeColor="accent1" w:themeShade="BF"/>
        </w:rPr>
        <w:t>state</w:t>
      </w:r>
      <w:r w:rsidR="00017884">
        <w:rPr>
          <w:b/>
          <w:bCs/>
          <w:color w:val="2F5496" w:themeColor="accent1" w:themeShade="BF"/>
        </w:rPr>
        <w:t xml:space="preserve"> that females compete </w:t>
      </w:r>
      <w:r w:rsidR="00A37B8A">
        <w:rPr>
          <w:b/>
          <w:bCs/>
          <w:color w:val="2F5496" w:themeColor="accent1" w:themeShade="BF"/>
        </w:rPr>
        <w:t xml:space="preserve">amongst each other </w:t>
      </w:r>
      <w:r w:rsidR="002836F9">
        <w:rPr>
          <w:b/>
          <w:bCs/>
          <w:color w:val="2F5496" w:themeColor="accent1" w:themeShade="BF"/>
        </w:rPr>
        <w:t>for mating opportunities with males</w:t>
      </w:r>
      <w:r w:rsidR="00A37B8A">
        <w:rPr>
          <w:b/>
          <w:bCs/>
          <w:color w:val="2F5496" w:themeColor="accent1" w:themeShade="BF"/>
        </w:rPr>
        <w:t>, and not only for paternal care</w:t>
      </w:r>
      <w:r w:rsidR="002836F9">
        <w:rPr>
          <w:b/>
          <w:bCs/>
          <w:color w:val="2F5496" w:themeColor="accent1" w:themeShade="BF"/>
        </w:rPr>
        <w:t xml:space="preserve">. </w:t>
      </w:r>
      <w:r w:rsidR="00A37B8A">
        <w:rPr>
          <w:b/>
          <w:bCs/>
          <w:color w:val="2F5496" w:themeColor="accent1" w:themeShade="BF"/>
        </w:rPr>
        <w:t xml:space="preserve">The scenario for black coucals is very similar, or even more extreme. We </w:t>
      </w:r>
      <w:r w:rsidR="0088443D">
        <w:rPr>
          <w:b/>
          <w:bCs/>
          <w:color w:val="2F5496" w:themeColor="accent1" w:themeShade="BF"/>
        </w:rPr>
        <w:t xml:space="preserve">have records of females laying more than 30 eggs per season, and the typical capacity of a male to incubate eggs is 5 or 6. Hence, a single female has a higher egg production capacity than a male has capacities to brood for, suggesting female-female competition for mating opportunities with males. Presumably, both female pipefish and coucals are also competing for male parental care, but according to Shuker and </w:t>
      </w:r>
      <w:proofErr w:type="spellStart"/>
      <w:r w:rsidR="0088443D">
        <w:rPr>
          <w:b/>
          <w:bCs/>
          <w:color w:val="2F5496" w:themeColor="accent1" w:themeShade="BF"/>
        </w:rPr>
        <w:t>Kvarnemo’s</w:t>
      </w:r>
      <w:proofErr w:type="spellEnd"/>
      <w:r w:rsidR="0088443D">
        <w:rPr>
          <w:b/>
          <w:bCs/>
          <w:color w:val="2F5496" w:themeColor="accent1" w:themeShade="BF"/>
        </w:rPr>
        <w:t xml:space="preserve"> definition females of both taxa also compete for mating opportunities.</w:t>
      </w:r>
      <w:r w:rsidR="00EB7633">
        <w:rPr>
          <w:b/>
          <w:bCs/>
          <w:color w:val="2F5496" w:themeColor="accent1" w:themeShade="BF"/>
        </w:rPr>
        <w:t xml:space="preserve"> We have adjusted the text accordingly.</w:t>
      </w:r>
    </w:p>
    <w:p w14:paraId="66096B1B" w14:textId="77777777" w:rsidR="0093603A" w:rsidRDefault="00D33BC4">
      <w:r w:rsidRPr="00017884">
        <w:br/>
      </w:r>
      <w:r>
        <w:t>Typos etc.</w:t>
      </w:r>
      <w:r>
        <w:br/>
        <w:t>L47: Comma missing after refs [4-6]</w:t>
      </w:r>
      <w:r w:rsidR="00A441A4">
        <w:t xml:space="preserve">; </w:t>
      </w:r>
      <w:r w:rsidR="00A441A4" w:rsidRPr="00A441A4">
        <w:rPr>
          <w:b/>
          <w:bCs/>
          <w:color w:val="2F5496" w:themeColor="accent1" w:themeShade="BF"/>
        </w:rPr>
        <w:t>changed</w:t>
      </w:r>
      <w:r w:rsidRPr="00A441A4">
        <w:rPr>
          <w:b/>
          <w:bCs/>
          <w:color w:val="2F5496" w:themeColor="accent1" w:themeShade="BF"/>
        </w:rPr>
        <w:br/>
      </w:r>
      <w:r>
        <w:t>L48: You sometimes refer to ‘Bateman’s principle’ in the singular, other times to ‘Bateman’s principles’ in the plural. The latter seems more fitting as you refer to multiple principles</w:t>
      </w:r>
      <w:r w:rsidR="00A441A4">
        <w:t>.</w:t>
      </w:r>
      <w:r w:rsidR="00A441A4" w:rsidRPr="00A441A4">
        <w:rPr>
          <w:b/>
          <w:bCs/>
          <w:color w:val="2F5496" w:themeColor="accent1" w:themeShade="BF"/>
        </w:rPr>
        <w:t xml:space="preserve"> changed</w:t>
      </w:r>
      <w:r>
        <w:br/>
        <w:t>L49: ‘tighter’ -&gt; ‘more tightly’</w:t>
      </w:r>
      <w:r w:rsidR="002504C8">
        <w:t xml:space="preserve"> </w:t>
      </w:r>
      <w:r w:rsidR="002504C8" w:rsidRPr="00A441A4">
        <w:rPr>
          <w:b/>
          <w:bCs/>
          <w:color w:val="2F5496" w:themeColor="accent1" w:themeShade="BF"/>
        </w:rPr>
        <w:t>changed</w:t>
      </w:r>
      <w:r>
        <w:br/>
        <w:t>L63: Fix formatting of citation</w:t>
      </w:r>
      <w:r w:rsidR="002504C8">
        <w:t xml:space="preserve"> </w:t>
      </w:r>
      <w:r w:rsidR="002504C8" w:rsidRPr="00A441A4">
        <w:rPr>
          <w:b/>
          <w:bCs/>
          <w:color w:val="2F5496" w:themeColor="accent1" w:themeShade="BF"/>
        </w:rPr>
        <w:t>changed</w:t>
      </w:r>
      <w:r>
        <w:br/>
        <w:t>L64: ‘</w:t>
      </w:r>
      <w:proofErr w:type="spellStart"/>
      <w:r>
        <w:t>syngnathid</w:t>
      </w:r>
      <w:proofErr w:type="spellEnd"/>
      <w:r>
        <w:t>’ should be lower case and non-italic (also L74)</w:t>
      </w:r>
      <w:r w:rsidR="002504C8">
        <w:t xml:space="preserve"> </w:t>
      </w:r>
      <w:r w:rsidR="002504C8" w:rsidRPr="00A441A4">
        <w:rPr>
          <w:b/>
          <w:bCs/>
          <w:color w:val="2F5496" w:themeColor="accent1" w:themeShade="BF"/>
        </w:rPr>
        <w:t>changed</w:t>
      </w:r>
      <w:r>
        <w:br/>
        <w:t>L75: Fix double possessive, or better, change to ‘the model of Lehtonen et al.’.  I would also delete ‘Similarly’.</w:t>
      </w:r>
      <w:r w:rsidR="002504C8">
        <w:t xml:space="preserve"> </w:t>
      </w:r>
      <w:r w:rsidR="002504C8" w:rsidRPr="00A441A4">
        <w:rPr>
          <w:b/>
          <w:bCs/>
          <w:color w:val="2F5496" w:themeColor="accent1" w:themeShade="BF"/>
        </w:rPr>
        <w:t>changed</w:t>
      </w:r>
      <w:r>
        <w:br/>
        <w:t>L92: Add comma before ‘both’</w:t>
      </w:r>
      <w:r w:rsidR="00106D1C">
        <w:t xml:space="preserve"> </w:t>
      </w:r>
      <w:r w:rsidR="00106D1C" w:rsidRPr="00A441A4">
        <w:rPr>
          <w:b/>
          <w:bCs/>
          <w:color w:val="2F5496" w:themeColor="accent1" w:themeShade="BF"/>
        </w:rPr>
        <w:t>changed</w:t>
      </w:r>
      <w:r>
        <w:br/>
        <w:t>L94: ‘</w:t>
      </w:r>
      <w:proofErr w:type="spellStart"/>
      <w:r>
        <w:t>Centropodinae</w:t>
      </w:r>
      <w:proofErr w:type="spellEnd"/>
      <w:r>
        <w:t>’ should be non-italic</w:t>
      </w:r>
      <w:r w:rsidR="00106D1C">
        <w:t xml:space="preserve"> </w:t>
      </w:r>
      <w:r w:rsidR="00106D1C" w:rsidRPr="00A441A4">
        <w:rPr>
          <w:b/>
          <w:bCs/>
          <w:color w:val="2F5496" w:themeColor="accent1" w:themeShade="BF"/>
        </w:rPr>
        <w:t>changed</w:t>
      </w:r>
      <w:r>
        <w:br/>
        <w:t>L104: ‘obligatory’ -&gt; ‘obligately’</w:t>
      </w:r>
      <w:r w:rsidR="00106D1C">
        <w:t xml:space="preserve"> </w:t>
      </w:r>
      <w:r w:rsidR="00106D1C" w:rsidRPr="00A441A4">
        <w:rPr>
          <w:b/>
          <w:bCs/>
          <w:color w:val="2F5496" w:themeColor="accent1" w:themeShade="BF"/>
        </w:rPr>
        <w:t>changed</w:t>
      </w:r>
      <w:r>
        <w:br/>
        <w:t>L208: Closing bracket is missing</w:t>
      </w:r>
      <w:r w:rsidR="00106D1C">
        <w:t xml:space="preserve"> </w:t>
      </w:r>
      <w:r w:rsidR="00106D1C" w:rsidRPr="00A441A4">
        <w:rPr>
          <w:b/>
          <w:bCs/>
          <w:color w:val="2F5496" w:themeColor="accent1" w:themeShade="BF"/>
        </w:rPr>
        <w:t>changed</w:t>
      </w:r>
      <w:r>
        <w:br/>
        <w:t>L281: Delete ‘the’ before ‘Lehtonen’</w:t>
      </w:r>
      <w:r w:rsidR="00106D1C">
        <w:t xml:space="preserve"> </w:t>
      </w:r>
      <w:r w:rsidR="00106D1C" w:rsidRPr="00A441A4">
        <w:rPr>
          <w:b/>
          <w:bCs/>
          <w:color w:val="2F5496" w:themeColor="accent1" w:themeShade="BF"/>
        </w:rPr>
        <w:t>changed</w:t>
      </w:r>
      <w:r>
        <w:br/>
        <w:t>L309: ‘which’ -&gt; ‘that’ and delete comma immediately preceding</w:t>
      </w:r>
      <w:r w:rsidR="00106D1C">
        <w:t xml:space="preserve"> </w:t>
      </w:r>
      <w:r w:rsidR="00106D1C" w:rsidRPr="00A441A4">
        <w:rPr>
          <w:b/>
          <w:bCs/>
          <w:color w:val="2F5496" w:themeColor="accent1" w:themeShade="BF"/>
        </w:rPr>
        <w:t>changed</w:t>
      </w:r>
      <w:r>
        <w:br/>
        <w:t>L320: Suggest deleting ‘take advantage and’</w:t>
      </w:r>
      <w:r w:rsidR="009C0882">
        <w:t xml:space="preserve"> </w:t>
      </w:r>
      <w:r w:rsidR="009C0882" w:rsidRPr="00A441A4">
        <w:rPr>
          <w:b/>
          <w:bCs/>
          <w:color w:val="2F5496" w:themeColor="accent1" w:themeShade="BF"/>
        </w:rPr>
        <w:t>changed</w:t>
      </w:r>
      <w:r>
        <w:br/>
        <w:t>L369: ‘to allow’ -&gt; ‘for’</w:t>
      </w:r>
      <w:r w:rsidR="009C0882">
        <w:t xml:space="preserve"> </w:t>
      </w:r>
      <w:r w:rsidR="009C0882" w:rsidRPr="00A441A4">
        <w:rPr>
          <w:b/>
          <w:bCs/>
          <w:color w:val="2F5496" w:themeColor="accent1" w:themeShade="BF"/>
        </w:rPr>
        <w:t>changed</w:t>
      </w:r>
      <w:r>
        <w:br/>
      </w:r>
      <w:r>
        <w:lastRenderedPageBreak/>
        <w:t>L378: Add comma after ‘</w:t>
      </w:r>
      <w:proofErr w:type="gramStart"/>
      <w:r>
        <w:t>conditions’</w:t>
      </w:r>
      <w:proofErr w:type="gramEnd"/>
      <w:r>
        <w:t>. Also ‘allow’ -&gt; ‘allows’</w:t>
      </w:r>
      <w:r w:rsidR="009C0882">
        <w:t xml:space="preserve"> </w:t>
      </w:r>
      <w:r w:rsidR="009C0882" w:rsidRPr="00A441A4">
        <w:rPr>
          <w:b/>
          <w:bCs/>
          <w:color w:val="2F5496" w:themeColor="accent1" w:themeShade="BF"/>
        </w:rPr>
        <w:t>changed</w:t>
      </w:r>
      <w:r>
        <w:br/>
        <w:t>L400: Missing space in ‘</w:t>
      </w:r>
      <w:proofErr w:type="spellStart"/>
      <w:r>
        <w:t>mostlybeen</w:t>
      </w:r>
      <w:proofErr w:type="spellEnd"/>
      <w:r>
        <w:t>’</w:t>
      </w:r>
      <w:r w:rsidR="00B2749B">
        <w:t xml:space="preserve"> </w:t>
      </w:r>
      <w:r w:rsidR="00B2749B" w:rsidRPr="00A441A4">
        <w:rPr>
          <w:b/>
          <w:bCs/>
          <w:color w:val="2F5496" w:themeColor="accent1" w:themeShade="BF"/>
        </w:rPr>
        <w:t>changed</w:t>
      </w:r>
      <w:r>
        <w:br/>
        <w:t>L418: Typo ‘</w:t>
      </w:r>
      <w:proofErr w:type="spellStart"/>
      <w:r>
        <w:t>Batemanthis</w:t>
      </w:r>
      <w:proofErr w:type="spellEnd"/>
      <w:r>
        <w:t>’</w:t>
      </w:r>
      <w:r w:rsidR="00B2749B">
        <w:t xml:space="preserve"> </w:t>
      </w:r>
      <w:r w:rsidR="00B2749B" w:rsidRPr="00A441A4">
        <w:rPr>
          <w:b/>
          <w:bCs/>
          <w:color w:val="2F5496" w:themeColor="accent1" w:themeShade="BF"/>
        </w:rPr>
        <w:t>changed</w:t>
      </w:r>
      <w:r>
        <w:br/>
      </w:r>
      <w:r>
        <w:br/>
      </w:r>
      <w:r>
        <w:br/>
        <w:t>Referee: 2</w:t>
      </w:r>
      <w:r>
        <w:br/>
      </w:r>
      <w:r>
        <w:br/>
        <w:t>Comments to the Author(s)</w:t>
      </w:r>
      <w:r>
        <w:br/>
        <w:t>This is an interesting and very timely paper which presents data relevant to sexual selection measures in two species of sex role reversal coucals. It provides important empirical evidence that supports recent theoretical developments suggesting that sex role reversal arises when conditions cause Bateman gradients to be reversed, with the female gradient becoming steeper than the male gradient. The work must have involved a great deal of time and effort in the field collecting the relevant data. The authors clearly show that females of both coucal species have positive Bateman gradients, while males of black coucals appear to have weaker gradients that may not exceed zero.  But in the Results (see below) it was not clear from the text whether there is a statistically significant difference between the Bateman gradients of males and females in black coucals (Fig. 1). Could the authors clarify this.</w:t>
      </w:r>
    </w:p>
    <w:p w14:paraId="5A576498" w14:textId="25C6B482" w:rsidR="0093603A" w:rsidRPr="0093603A" w:rsidRDefault="0093603A">
      <w:pPr>
        <w:rPr>
          <w:b/>
          <w:bCs/>
          <w:color w:val="2F5496" w:themeColor="accent1" w:themeShade="BF"/>
        </w:rPr>
      </w:pPr>
      <w:r w:rsidRPr="0093603A">
        <w:rPr>
          <w:b/>
          <w:bCs/>
          <w:color w:val="2F5496" w:themeColor="accent1" w:themeShade="BF"/>
        </w:rPr>
        <w:t xml:space="preserve">Thank you very much for this positive assessment of our manuscript. In the revision we clarify that there is a statistically </w:t>
      </w:r>
      <w:r>
        <w:rPr>
          <w:b/>
          <w:bCs/>
          <w:color w:val="2F5496" w:themeColor="accent1" w:themeShade="BF"/>
        </w:rPr>
        <w:t>meaningful</w:t>
      </w:r>
      <w:r w:rsidRPr="0093603A">
        <w:rPr>
          <w:b/>
          <w:bCs/>
          <w:color w:val="2F5496" w:themeColor="accent1" w:themeShade="BF"/>
        </w:rPr>
        <w:t xml:space="preserve"> difference between females and males of both species.</w:t>
      </w:r>
      <w:r w:rsidR="00D33BC4">
        <w:br/>
      </w:r>
      <w:r w:rsidR="00D33BC4">
        <w:br/>
        <w:t>The paper is generally clearly written and presented, and I have very few suggestions for improvement. I should state that as a theorist, I have minimal knowledge of the procedures used in the data analyses, which appear to be advanced.</w:t>
      </w:r>
      <w:r w:rsidR="00D33BC4">
        <w:br/>
      </w:r>
      <w:r w:rsidR="00D33BC4">
        <w:br/>
        <w:t>Minor comments:</w:t>
      </w:r>
      <w:r w:rsidR="00D33BC4">
        <w:br/>
      </w:r>
      <w:r w:rsidR="00D33BC4">
        <w:br/>
        <w:t>l. 7. Maybe insert “typical”: “...grounded on two typical evolutionary differences between the sexes</w:t>
      </w:r>
      <w:proofErr w:type="gramStart"/>
      <w:r w:rsidR="00D33BC4">
        <w:t>” ?</w:t>
      </w:r>
      <w:proofErr w:type="gramEnd"/>
      <w:r>
        <w:br/>
      </w:r>
      <w:r w:rsidRPr="0093603A">
        <w:rPr>
          <w:b/>
          <w:bCs/>
          <w:color w:val="2F5496" w:themeColor="accent1" w:themeShade="BF"/>
        </w:rPr>
        <w:t xml:space="preserve">Since the introductory sentence was changed (see comments of reviewer 1), this </w:t>
      </w:r>
      <w:r w:rsidR="008177BC">
        <w:rPr>
          <w:b/>
          <w:bCs/>
          <w:color w:val="2F5496" w:themeColor="accent1" w:themeShade="BF"/>
        </w:rPr>
        <w:t>is</w:t>
      </w:r>
      <w:r w:rsidRPr="0093603A">
        <w:rPr>
          <w:b/>
          <w:bCs/>
          <w:color w:val="2F5496" w:themeColor="accent1" w:themeShade="BF"/>
        </w:rPr>
        <w:t xml:space="preserve"> no longer relevant.</w:t>
      </w:r>
    </w:p>
    <w:p w14:paraId="449183E2" w14:textId="77777777" w:rsidR="0093603A" w:rsidRPr="0093603A" w:rsidRDefault="00D33BC4">
      <w:pPr>
        <w:rPr>
          <w:b/>
          <w:bCs/>
          <w:color w:val="2F5496" w:themeColor="accent1" w:themeShade="BF"/>
        </w:rPr>
      </w:pPr>
      <w:r>
        <w:t>l. 9-10. “Darwin also mused...”</w:t>
      </w:r>
      <w:r w:rsidR="0093603A">
        <w:br/>
      </w:r>
      <w:r w:rsidR="0093603A" w:rsidRPr="0093603A">
        <w:rPr>
          <w:b/>
          <w:bCs/>
          <w:color w:val="2F5496" w:themeColor="accent1" w:themeShade="BF"/>
        </w:rPr>
        <w:t>changed</w:t>
      </w:r>
    </w:p>
    <w:p w14:paraId="53579827" w14:textId="77777777" w:rsidR="0093603A" w:rsidRPr="0093603A" w:rsidRDefault="00D33BC4" w:rsidP="0093603A">
      <w:pPr>
        <w:rPr>
          <w:b/>
          <w:bCs/>
          <w:color w:val="2F5496" w:themeColor="accent1" w:themeShade="BF"/>
        </w:rPr>
      </w:pPr>
      <w:r>
        <w:t>l. 21. “...and emancipate themselves from male-male competition”? Pre-copulatory competition, but not sperm competition?</w:t>
      </w:r>
      <w:r w:rsidR="0093603A">
        <w:br/>
      </w:r>
      <w:r w:rsidR="0093603A" w:rsidRPr="0093603A">
        <w:rPr>
          <w:b/>
          <w:bCs/>
          <w:color w:val="2F5496" w:themeColor="accent1" w:themeShade="BF"/>
        </w:rPr>
        <w:t>changed</w:t>
      </w:r>
    </w:p>
    <w:p w14:paraId="007E535D" w14:textId="77777777" w:rsidR="0093603A" w:rsidRPr="0093603A" w:rsidRDefault="00D33BC4" w:rsidP="0093603A">
      <w:pPr>
        <w:rPr>
          <w:b/>
          <w:bCs/>
          <w:color w:val="2F5496" w:themeColor="accent1" w:themeShade="BF"/>
        </w:rPr>
      </w:pPr>
      <w:r>
        <w:br/>
        <w:t xml:space="preserve">l. 49. “more tightly associated </w:t>
      </w:r>
      <w:proofErr w:type="gramStart"/>
      <w:r>
        <w:t>with..</w:t>
      </w:r>
      <w:proofErr w:type="gramEnd"/>
      <w:r>
        <w:t>”</w:t>
      </w:r>
      <w:r w:rsidR="0093603A">
        <w:br/>
      </w:r>
      <w:r w:rsidR="0093603A" w:rsidRPr="0093603A">
        <w:rPr>
          <w:b/>
          <w:bCs/>
          <w:color w:val="2F5496" w:themeColor="accent1" w:themeShade="BF"/>
        </w:rPr>
        <w:t>changed</w:t>
      </w:r>
    </w:p>
    <w:p w14:paraId="3B4C7FCC" w14:textId="77777777" w:rsidR="0093603A" w:rsidRPr="0093603A" w:rsidRDefault="00D33BC4" w:rsidP="0093603A">
      <w:pPr>
        <w:rPr>
          <w:b/>
          <w:bCs/>
          <w:color w:val="2F5496" w:themeColor="accent1" w:themeShade="BF"/>
        </w:rPr>
      </w:pPr>
      <w:r>
        <w:t>l. 51. “Darwin also...”</w:t>
      </w:r>
      <w:r w:rsidR="0093603A">
        <w:br/>
      </w:r>
      <w:r w:rsidR="0093603A" w:rsidRPr="0093603A">
        <w:rPr>
          <w:b/>
          <w:bCs/>
          <w:color w:val="2F5496" w:themeColor="accent1" w:themeShade="BF"/>
        </w:rPr>
        <w:t>changed</w:t>
      </w:r>
    </w:p>
    <w:p w14:paraId="2F443518" w14:textId="0BF56967" w:rsidR="006F2099" w:rsidRPr="006F2099" w:rsidRDefault="00D33BC4" w:rsidP="006F2099">
      <w:pPr>
        <w:rPr>
          <w:b/>
          <w:bCs/>
          <w:color w:val="2F5496" w:themeColor="accent1" w:themeShade="BF"/>
        </w:rPr>
      </w:pPr>
      <w:r>
        <w:br/>
        <w:t xml:space="preserve">l. 63. </w:t>
      </w:r>
      <w:r w:rsidRPr="006F2099">
        <w:t>“Lehtonen et al.”</w:t>
      </w:r>
      <w:r w:rsidRPr="006F2099">
        <w:br/>
      </w:r>
      <w:r w:rsidR="006F2099" w:rsidRPr="006F2099">
        <w:rPr>
          <w:b/>
          <w:bCs/>
          <w:color w:val="2F5496" w:themeColor="accent1" w:themeShade="BF"/>
        </w:rPr>
        <w:t xml:space="preserve">changed to </w:t>
      </w:r>
      <w:r w:rsidR="006F2099">
        <w:rPr>
          <w:b/>
          <w:bCs/>
          <w:color w:val="2F5496" w:themeColor="accent1" w:themeShade="BF"/>
        </w:rPr>
        <w:t>“Lehtonen, Parker and Whittington”</w:t>
      </w:r>
    </w:p>
    <w:p w14:paraId="1940A01D" w14:textId="77777777" w:rsidR="006F2099" w:rsidRPr="0093603A" w:rsidRDefault="00D33BC4" w:rsidP="006F2099">
      <w:pPr>
        <w:rPr>
          <w:b/>
          <w:bCs/>
          <w:color w:val="2F5496" w:themeColor="accent1" w:themeShade="BF"/>
        </w:rPr>
      </w:pPr>
      <w:r w:rsidRPr="00A63E09">
        <w:lastRenderedPageBreak/>
        <w:t xml:space="preserve">l. 65. </w:t>
      </w:r>
      <w:r>
        <w:t>“showed conditions under which Bateman gradients...”</w:t>
      </w:r>
      <w:r>
        <w:br/>
      </w:r>
      <w:r w:rsidR="006F2099" w:rsidRPr="0093603A">
        <w:rPr>
          <w:b/>
          <w:bCs/>
          <w:color w:val="2F5496" w:themeColor="accent1" w:themeShade="BF"/>
        </w:rPr>
        <w:t>changed</w:t>
      </w:r>
    </w:p>
    <w:p w14:paraId="614627DF" w14:textId="77777777" w:rsidR="006F2099" w:rsidRPr="0093603A" w:rsidRDefault="00D33BC4" w:rsidP="006F2099">
      <w:pPr>
        <w:rPr>
          <w:b/>
          <w:bCs/>
          <w:color w:val="2F5496" w:themeColor="accent1" w:themeShade="BF"/>
        </w:rPr>
      </w:pPr>
      <w:r>
        <w:t>l. 104. “</w:t>
      </w:r>
      <w:proofErr w:type="gramStart"/>
      <w:r>
        <w:t>sex</w:t>
      </w:r>
      <w:proofErr w:type="gramEnd"/>
      <w:r>
        <w:t xml:space="preserve"> roles are reversed obligatorily...”</w:t>
      </w:r>
      <w:r>
        <w:br/>
      </w:r>
      <w:r w:rsidR="006F2099" w:rsidRPr="0093603A">
        <w:rPr>
          <w:b/>
          <w:bCs/>
          <w:color w:val="2F5496" w:themeColor="accent1" w:themeShade="BF"/>
        </w:rPr>
        <w:t>changed</w:t>
      </w:r>
    </w:p>
    <w:p w14:paraId="5BB7C82B" w14:textId="482AB855" w:rsidR="006F2099" w:rsidRPr="0093603A" w:rsidRDefault="00D33BC4" w:rsidP="006F2099">
      <w:pPr>
        <w:rPr>
          <w:b/>
          <w:bCs/>
          <w:color w:val="2F5496" w:themeColor="accent1" w:themeShade="BF"/>
        </w:rPr>
      </w:pPr>
      <w:r>
        <w:t>l. 147. “offspring arising from 120 female and 179 male parents...” (“sire” is used exclusively for males?). Also, I suggest changing l. 159.</w:t>
      </w:r>
      <w:r w:rsidR="006F2099">
        <w:br/>
      </w:r>
      <w:r w:rsidR="006F2099" w:rsidRPr="0093603A">
        <w:rPr>
          <w:b/>
          <w:bCs/>
          <w:color w:val="2F5496" w:themeColor="accent1" w:themeShade="BF"/>
        </w:rPr>
        <w:t>changed</w:t>
      </w:r>
    </w:p>
    <w:p w14:paraId="2B96D742" w14:textId="6A4A5193" w:rsidR="00ED3040" w:rsidRDefault="00D33BC4">
      <w:pPr>
        <w:rPr>
          <w:b/>
          <w:bCs/>
          <w:color w:val="2F5496" w:themeColor="accent1" w:themeShade="BF"/>
        </w:rPr>
      </w:pPr>
      <w:r>
        <w:t>l. 251. The male gradients were not meaningfully different from zero – but were they significantly different from the female gradient? Looking at Fig. 1, it seems likely that for absolute estimates they are probably not (Fig. 1C) – though a clear difference probably exists for standardised estimates (Fig. 1D)? Can this be clarified in the text?</w:t>
      </w:r>
      <w:r w:rsidR="00B44BF1" w:rsidRPr="00B44BF1">
        <w:rPr>
          <w:b/>
          <w:bCs/>
          <w:color w:val="2F5496" w:themeColor="accent1" w:themeShade="BF"/>
        </w:rPr>
        <w:br/>
      </w:r>
      <w:r w:rsidR="00B44BF1">
        <w:rPr>
          <w:b/>
          <w:bCs/>
          <w:color w:val="2F5496" w:themeColor="accent1" w:themeShade="BF"/>
        </w:rPr>
        <w:t>W</w:t>
      </w:r>
      <w:r w:rsidR="00B44BF1" w:rsidRPr="00B44BF1">
        <w:rPr>
          <w:b/>
          <w:bCs/>
          <w:color w:val="2F5496" w:themeColor="accent1" w:themeShade="BF"/>
        </w:rPr>
        <w:t xml:space="preserve">e clarified this in the text. </w:t>
      </w:r>
      <w:r w:rsidR="00B44BF1" w:rsidRPr="008177BC">
        <w:rPr>
          <w:b/>
          <w:bCs/>
          <w:color w:val="2F5496" w:themeColor="accent1" w:themeShade="BF"/>
          <w:highlight w:val="yellow"/>
        </w:rPr>
        <w:t>Both absolute and relative gradients differed between females and males.</w:t>
      </w:r>
      <w:r>
        <w:br/>
        <w:t>l. 281. Delete second “the”</w:t>
      </w:r>
      <w:r w:rsidR="003A43FD" w:rsidRPr="003A43FD">
        <w:rPr>
          <w:b/>
          <w:bCs/>
          <w:color w:val="2F5496" w:themeColor="accent1" w:themeShade="BF"/>
        </w:rPr>
        <w:br/>
        <w:t>done</w:t>
      </w:r>
      <w:r>
        <w:br/>
        <w:t xml:space="preserve">l. 303. Lower female survival. This would support </w:t>
      </w:r>
      <w:proofErr w:type="spellStart"/>
      <w:r>
        <w:t>Trivers</w:t>
      </w:r>
      <w:proofErr w:type="spellEnd"/>
      <w:r>
        <w:t xml:space="preserve">’ (1972) prediction </w:t>
      </w:r>
      <w:bookmarkStart w:id="6" w:name="_Hlk203559244"/>
      <w:r>
        <w:t>that the sex under more intense sexual selection is likely to suffer higher risk and hence mortality</w:t>
      </w:r>
      <w:bookmarkEnd w:id="6"/>
      <w:r>
        <w:t>?</w:t>
      </w:r>
      <w:r w:rsidR="003A43FD">
        <w:br/>
      </w:r>
      <w:r w:rsidR="003A43FD" w:rsidRPr="003A43FD">
        <w:rPr>
          <w:b/>
          <w:bCs/>
          <w:color w:val="2F5496" w:themeColor="accent1" w:themeShade="BF"/>
        </w:rPr>
        <w:t>Thank you for mentioning this, we added this argument in the revision</w:t>
      </w:r>
      <w:r w:rsidRPr="003A43FD">
        <w:rPr>
          <w:b/>
          <w:bCs/>
          <w:color w:val="2F5496" w:themeColor="accent1" w:themeShade="BF"/>
        </w:rPr>
        <w:br/>
      </w:r>
      <w:r>
        <w:t>l.312 and 316. delete “for”</w:t>
      </w:r>
      <w:r w:rsidR="003A43FD">
        <w:br/>
      </w:r>
      <w:r w:rsidR="003A43FD" w:rsidRPr="003A43FD">
        <w:rPr>
          <w:b/>
          <w:bCs/>
          <w:color w:val="2F5496" w:themeColor="accent1" w:themeShade="BF"/>
        </w:rPr>
        <w:t>done</w:t>
      </w:r>
      <w:r>
        <w:br/>
        <w:t>l.322-325. True. But note that if such events occur, average male success is reduced due to the same events occurring to ‘self’. I think that it has been pointed out that sperm competition will weaken Bateman gradients.</w:t>
      </w:r>
      <w:r w:rsidR="00ED3040">
        <w:br/>
      </w:r>
      <w:commentRangeStart w:id="7"/>
      <w:r w:rsidR="00ED3040" w:rsidRPr="00ED3040">
        <w:rPr>
          <w:b/>
          <w:bCs/>
          <w:color w:val="2F5496" w:themeColor="accent1" w:themeShade="BF"/>
          <w:highlight w:val="yellow"/>
        </w:rPr>
        <w:t>think about reply</w:t>
      </w:r>
      <w:r w:rsidR="008177BC" w:rsidRPr="008177BC">
        <w:rPr>
          <w:b/>
          <w:bCs/>
          <w:color w:val="2F5496" w:themeColor="accent1" w:themeShade="BF"/>
          <w:highlight w:val="yellow"/>
        </w:rPr>
        <w:t>, any ideas?</w:t>
      </w:r>
      <w:commentRangeEnd w:id="7"/>
      <w:r w:rsidR="00575479">
        <w:rPr>
          <w:rStyle w:val="CommentReference"/>
        </w:rPr>
        <w:commentReference w:id="7"/>
      </w:r>
      <w:r>
        <w:br/>
        <w:t>l.368 and following paragraph. “</w:t>
      </w:r>
      <w:proofErr w:type="gramStart"/>
      <w:r>
        <w:t>free</w:t>
      </w:r>
      <w:proofErr w:type="gramEnd"/>
      <w:r>
        <w:t xml:space="preserve"> the other partner</w:t>
      </w:r>
      <w:r w:rsidR="00ED3040">
        <w:t>.</w:t>
      </w:r>
      <w:r>
        <w:t>..”, “flexibility” etc. Yes – I see and agree with the point here but it would not be good to give the reader the impression that these necessary conditions do not involve possible sexual conflict between the “free” partner and the parenting partner (who would potentially profit by reciprocal parenting – their fitness is not enhanced by their partner being “free”)</w:t>
      </w:r>
      <w:r w:rsidR="00ED3040">
        <w:br/>
      </w:r>
      <w:r w:rsidR="00ED3040" w:rsidRPr="006C2B81">
        <w:rPr>
          <w:b/>
          <w:bCs/>
          <w:color w:val="2F5496" w:themeColor="accent1" w:themeShade="BF"/>
        </w:rPr>
        <w:t>Thank you for the hint, yes indeed this involves sexual conflict</w:t>
      </w:r>
      <w:r w:rsidR="006C2B81" w:rsidRPr="006C2B81">
        <w:rPr>
          <w:b/>
          <w:bCs/>
          <w:color w:val="2F5496" w:themeColor="accent1" w:themeShade="BF"/>
        </w:rPr>
        <w:t xml:space="preserve"> and we mention this now.</w:t>
      </w:r>
      <w:r w:rsidR="00ED3040" w:rsidRPr="00ED3040">
        <w:rPr>
          <w:b/>
          <w:bCs/>
          <w:color w:val="2F5496" w:themeColor="accent1" w:themeShade="BF"/>
        </w:rPr>
        <w:t xml:space="preserve"> </w:t>
      </w:r>
      <w:r w:rsidRPr="00ED3040">
        <w:rPr>
          <w:b/>
          <w:bCs/>
          <w:color w:val="2F5496" w:themeColor="accent1" w:themeShade="BF"/>
        </w:rPr>
        <w:br/>
      </w:r>
      <w:r>
        <w:t>l. 406-407. “</w:t>
      </w:r>
      <w:proofErr w:type="gramStart"/>
      <w:r>
        <w:t>the</w:t>
      </w:r>
      <w:proofErr w:type="gramEnd"/>
      <w:r>
        <w:t xml:space="preserve"> rarer sex finding a new partner faster than the more common sex after experimental mate removal [29, 71], suggesting ...”</w:t>
      </w:r>
      <w:r w:rsidR="00ED3040">
        <w:br/>
      </w:r>
      <w:r w:rsidR="00ED3040" w:rsidRPr="00ED3040">
        <w:rPr>
          <w:b/>
          <w:bCs/>
          <w:color w:val="2F5496" w:themeColor="accent1" w:themeShade="BF"/>
        </w:rPr>
        <w:t>done, thank you</w:t>
      </w:r>
      <w:r>
        <w:br/>
        <w:t>l. 412. “</w:t>
      </w:r>
      <w:proofErr w:type="gramStart"/>
      <w:r>
        <w:t>we</w:t>
      </w:r>
      <w:proofErr w:type="gramEnd"/>
      <w:r>
        <w:t xml:space="preserve"> have shown that Bateman gradients are steeper for females than males...” (I hope this is so!)</w:t>
      </w:r>
      <w:r>
        <w:br/>
      </w:r>
      <w:r w:rsidR="00ED3040">
        <w:rPr>
          <w:b/>
          <w:bCs/>
          <w:color w:val="2F5496" w:themeColor="accent1" w:themeShade="BF"/>
        </w:rPr>
        <w:t>Yes this is true, changed accordingly</w:t>
      </w:r>
    </w:p>
    <w:p w14:paraId="29CC8CB3" w14:textId="00E24DF4" w:rsidR="008517BC" w:rsidRDefault="00D33BC4">
      <w:r>
        <w:t>l. 417. Delete “for”</w:t>
      </w:r>
      <w:r w:rsidR="00ED3040">
        <w:t xml:space="preserve"> </w:t>
      </w:r>
      <w:r w:rsidR="00ED3040">
        <w:br/>
      </w:r>
      <w:r w:rsidR="00ED3040" w:rsidRPr="00ED3040">
        <w:rPr>
          <w:b/>
          <w:bCs/>
          <w:color w:val="2F5496" w:themeColor="accent1" w:themeShade="BF"/>
        </w:rPr>
        <w:t>done</w:t>
      </w:r>
      <w:r>
        <w:br/>
        <w:t>l. 418. Typo: “</w:t>
      </w:r>
      <w:proofErr w:type="spellStart"/>
      <w:r>
        <w:t>Batemanthis</w:t>
      </w:r>
      <w:proofErr w:type="spellEnd"/>
      <w:r>
        <w:t>” = “Bateman”</w:t>
      </w:r>
      <w:r w:rsidR="00ED3040">
        <w:t xml:space="preserve"> </w:t>
      </w:r>
      <w:r w:rsidR="00ED3040">
        <w:br/>
      </w:r>
      <w:r w:rsidR="00ED3040" w:rsidRPr="00ED3040">
        <w:rPr>
          <w:b/>
          <w:bCs/>
          <w:color w:val="2F5496" w:themeColor="accent1" w:themeShade="BF"/>
        </w:rPr>
        <w:t>done</w:t>
      </w:r>
      <w:r>
        <w:br/>
      </w:r>
    </w:p>
    <w:sectPr w:rsidR="008517BC">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Clemens Küpper" w:date="2025-07-25T14:16:00Z" w:initials="CK">
    <w:p w14:paraId="0803F4FF" w14:textId="77777777" w:rsidR="00575479" w:rsidRDefault="00575479">
      <w:pPr>
        <w:pStyle w:val="CommentText"/>
      </w:pPr>
      <w:r>
        <w:rPr>
          <w:rStyle w:val="CommentReference"/>
        </w:rPr>
        <w:annotationRef/>
      </w:r>
      <w:r>
        <w:t>I quickly looked into papers, it’s not clear how this will work out. So maybe we should take on this argument?</w:t>
      </w:r>
    </w:p>
    <w:p w14:paraId="287C706D" w14:textId="77777777" w:rsidR="00F00778" w:rsidRDefault="00F00778">
      <w:pPr>
        <w:pStyle w:val="CommentText"/>
      </w:pPr>
    </w:p>
    <w:p w14:paraId="325F8D44" w14:textId="07179646" w:rsidR="00F00778" w:rsidRDefault="00F00778">
      <w:pPr>
        <w:pStyle w:val="CommentText"/>
      </w:pPr>
      <w:r>
        <w:t xml:space="preserve">The general consensus seems to be that sperm competition (EPP) will weaken the Bateman gradients in males. </w:t>
      </w:r>
    </w:p>
    <w:p w14:paraId="3FEFFD68" w14:textId="77777777" w:rsidR="00575479" w:rsidRDefault="00575479">
      <w:pPr>
        <w:pStyle w:val="CommentText"/>
      </w:pPr>
    </w:p>
    <w:p w14:paraId="1B89F260" w14:textId="75236E80" w:rsidR="00575479" w:rsidRDefault="00575479">
      <w:pPr>
        <w:pStyle w:val="CommentText"/>
      </w:pPr>
      <w:r>
        <w:t>A recent model for reversed Bateman gradients without sperm competition mentions in the discussion that this needs to be modelled separately</w:t>
      </w:r>
    </w:p>
    <w:p w14:paraId="24932E34" w14:textId="77777777" w:rsidR="00575479" w:rsidRDefault="00000000">
      <w:pPr>
        <w:pStyle w:val="CommentText"/>
        <w:rPr>
          <w:rStyle w:val="epub-sectionitem"/>
        </w:rPr>
      </w:pPr>
      <w:hyperlink r:id="rId1" w:history="1">
        <w:r w:rsidR="00575479">
          <w:rPr>
            <w:rStyle w:val="Hyperlink"/>
          </w:rPr>
          <w:t>https://doi.org/10.1098/rspb.2024.2126</w:t>
        </w:r>
      </w:hyperlink>
    </w:p>
    <w:p w14:paraId="2D4FEEA9" w14:textId="77777777" w:rsidR="00575479" w:rsidRDefault="00575479">
      <w:pPr>
        <w:pStyle w:val="CommentText"/>
        <w:rPr>
          <w:rStyle w:val="epub-sectionitem"/>
        </w:rPr>
      </w:pPr>
    </w:p>
    <w:p w14:paraId="540F3DD6" w14:textId="514F478D" w:rsidR="00575479" w:rsidRDefault="00575479">
      <w:pPr>
        <w:pStyle w:val="CommentText"/>
        <w:rPr>
          <w:rStyle w:val="epub-sectionitem"/>
        </w:rPr>
      </w:pPr>
      <w:r>
        <w:rPr>
          <w:rStyle w:val="epub-sectionitem"/>
        </w:rPr>
        <w:t>This paper says that polyandry *reduces the sex differences* in Bateman gradient because of sperm competition</w:t>
      </w:r>
    </w:p>
    <w:p w14:paraId="39A5B830" w14:textId="46CAD56C" w:rsidR="00575479" w:rsidRDefault="00000000">
      <w:pPr>
        <w:pStyle w:val="CommentText"/>
      </w:pPr>
      <w:hyperlink r:id="rId2" w:history="1">
        <w:r w:rsidR="00575479" w:rsidRPr="00616148">
          <w:rPr>
            <w:rStyle w:val="Hyperlink"/>
          </w:rPr>
          <w:t>https://royalsocietypublishing.org/doi/10.1098/rstb.2012.0335</w:t>
        </w:r>
      </w:hyperlink>
    </w:p>
    <w:p w14:paraId="045840AD" w14:textId="77777777" w:rsidR="00575479" w:rsidRDefault="00575479">
      <w:pPr>
        <w:pStyle w:val="CommentText"/>
      </w:pPr>
    </w:p>
    <w:p w14:paraId="38EB1FED" w14:textId="7AB4D674" w:rsidR="00575479" w:rsidRDefault="00575479">
      <w:pPr>
        <w:pStyle w:val="CommentText"/>
      </w:pPr>
      <w:r>
        <w:t>This paper also says</w:t>
      </w:r>
      <w:r w:rsidR="00F00778">
        <w:t xml:space="preserve"> that polyandry with sperm competition will decrease Bateman gradients:</w:t>
      </w:r>
    </w:p>
    <w:p w14:paraId="349D76A6" w14:textId="496679E0" w:rsidR="00575479" w:rsidRDefault="00000000">
      <w:pPr>
        <w:pStyle w:val="CommentText"/>
      </w:pPr>
      <w:hyperlink r:id="rId3" w:history="1">
        <w:r w:rsidR="00F00778" w:rsidRPr="00616148">
          <w:rPr>
            <w:rStyle w:val="Hyperlink"/>
          </w:rPr>
          <w:t>https://royalsocietypublishing.org/doi/full/10.1098/rstb.2012.0042</w:t>
        </w:r>
      </w:hyperlink>
    </w:p>
    <w:p w14:paraId="6A0E8B37" w14:textId="77777777" w:rsidR="00F00778" w:rsidRDefault="00F00778">
      <w:pPr>
        <w:pStyle w:val="CommentText"/>
      </w:pPr>
    </w:p>
    <w:p w14:paraId="7815668B" w14:textId="28AD4892" w:rsidR="00F00778" w:rsidRDefault="00F00778">
      <w:pPr>
        <w:pStyle w:val="CommentText"/>
      </w:pPr>
      <w:r>
        <w:t>One of the first models on this, was for insects:</w:t>
      </w:r>
    </w:p>
    <w:p w14:paraId="77F9D3AB" w14:textId="00300E0B" w:rsidR="00F00778" w:rsidRDefault="00000000">
      <w:pPr>
        <w:pStyle w:val="CommentText"/>
      </w:pPr>
      <w:hyperlink r:id="rId4" w:history="1">
        <w:r w:rsidR="00F00778" w:rsidRPr="00616148">
          <w:rPr>
            <w:rStyle w:val="Hyperlink"/>
          </w:rPr>
          <w:t>https://www.journals.uchicago.edu/doi/full/10.1086/339992</w:t>
        </w:r>
      </w:hyperlink>
    </w:p>
    <w:p w14:paraId="12C72610" w14:textId="0486803A" w:rsidR="00F00778" w:rsidRDefault="00F00778">
      <w:pPr>
        <w:pStyle w:val="CommentText"/>
      </w:pPr>
      <w:r>
        <w:t>(But I don’t think that sperm limitation is an issue for male coucals?)</w:t>
      </w:r>
    </w:p>
    <w:p w14:paraId="286398C3" w14:textId="77777777" w:rsidR="00F00778" w:rsidRDefault="00F00778">
      <w:pPr>
        <w:pStyle w:val="CommentText"/>
      </w:pPr>
    </w:p>
    <w:p w14:paraId="4423E4C8" w14:textId="74D08705" w:rsidR="00F00778" w:rsidRDefault="00F00778">
      <w:pPr>
        <w:pStyle w:val="CommentText"/>
      </w:pPr>
      <w:r>
        <w:t xml:space="preserve">Perhaps, simply add that the consensus is that sperm competition weakens Bateman gradients in males and leads to a reduction in the difference between females and males. </w:t>
      </w:r>
      <w:proofErr w:type="gramStart"/>
      <w:r>
        <w:t>So</w:t>
      </w:r>
      <w:proofErr w:type="gramEnd"/>
      <w:r>
        <w:t xml:space="preserve"> this might contribute to the reversal in the gradients.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23E4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EFF92BA" w16cex:dateUtc="2025-07-25T1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23E4C8" w16cid:durableId="4EFF92B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lemens Küpper">
    <w15:presenceInfo w15:providerId="Windows Live" w15:userId="2adff2668897575c"/>
  </w15:person>
  <w15:person w15:author="Wolfgang Goymann">
    <w15:presenceInfo w15:providerId="AD" w15:userId="S-1-5-21-2082565588-2041397725-3253895685-12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BC4"/>
    <w:rsid w:val="00017884"/>
    <w:rsid w:val="000277C1"/>
    <w:rsid w:val="00106D1C"/>
    <w:rsid w:val="00150816"/>
    <w:rsid w:val="00152BAF"/>
    <w:rsid w:val="001856F8"/>
    <w:rsid w:val="0018706B"/>
    <w:rsid w:val="00191157"/>
    <w:rsid w:val="001A6E28"/>
    <w:rsid w:val="00200F81"/>
    <w:rsid w:val="002504C8"/>
    <w:rsid w:val="002836F9"/>
    <w:rsid w:val="00301D9E"/>
    <w:rsid w:val="003852C8"/>
    <w:rsid w:val="00392D1F"/>
    <w:rsid w:val="003A0412"/>
    <w:rsid w:val="003A43FD"/>
    <w:rsid w:val="0044293E"/>
    <w:rsid w:val="00446164"/>
    <w:rsid w:val="00447DE9"/>
    <w:rsid w:val="00463C13"/>
    <w:rsid w:val="00483CEF"/>
    <w:rsid w:val="00493C4C"/>
    <w:rsid w:val="004A5BB0"/>
    <w:rsid w:val="004B52FA"/>
    <w:rsid w:val="004E3899"/>
    <w:rsid w:val="00507FD2"/>
    <w:rsid w:val="00530424"/>
    <w:rsid w:val="00575479"/>
    <w:rsid w:val="0058080B"/>
    <w:rsid w:val="00596B5B"/>
    <w:rsid w:val="00601436"/>
    <w:rsid w:val="0060413F"/>
    <w:rsid w:val="00606EE6"/>
    <w:rsid w:val="00622599"/>
    <w:rsid w:val="00666371"/>
    <w:rsid w:val="00675BC3"/>
    <w:rsid w:val="00677787"/>
    <w:rsid w:val="006A756F"/>
    <w:rsid w:val="006C2B81"/>
    <w:rsid w:val="006D7375"/>
    <w:rsid w:val="006F2099"/>
    <w:rsid w:val="0074649C"/>
    <w:rsid w:val="00755112"/>
    <w:rsid w:val="007A77F2"/>
    <w:rsid w:val="008177BC"/>
    <w:rsid w:val="0083150A"/>
    <w:rsid w:val="008517BC"/>
    <w:rsid w:val="00882458"/>
    <w:rsid w:val="0088443D"/>
    <w:rsid w:val="008A2869"/>
    <w:rsid w:val="008D7BAE"/>
    <w:rsid w:val="00900500"/>
    <w:rsid w:val="0093145C"/>
    <w:rsid w:val="0093603A"/>
    <w:rsid w:val="009A5FF1"/>
    <w:rsid w:val="009C0882"/>
    <w:rsid w:val="009D57F8"/>
    <w:rsid w:val="00A37B8A"/>
    <w:rsid w:val="00A441A4"/>
    <w:rsid w:val="00A63E09"/>
    <w:rsid w:val="00A82327"/>
    <w:rsid w:val="00B065C2"/>
    <w:rsid w:val="00B2749B"/>
    <w:rsid w:val="00B33657"/>
    <w:rsid w:val="00B44BF1"/>
    <w:rsid w:val="00B62160"/>
    <w:rsid w:val="00BB7CA3"/>
    <w:rsid w:val="00C44D9A"/>
    <w:rsid w:val="00C72068"/>
    <w:rsid w:val="00C73DC0"/>
    <w:rsid w:val="00C75C6D"/>
    <w:rsid w:val="00C90DC6"/>
    <w:rsid w:val="00C94865"/>
    <w:rsid w:val="00D33BC4"/>
    <w:rsid w:val="00D75D1F"/>
    <w:rsid w:val="00DA5A4C"/>
    <w:rsid w:val="00DF5262"/>
    <w:rsid w:val="00E439AE"/>
    <w:rsid w:val="00E921C9"/>
    <w:rsid w:val="00EB7633"/>
    <w:rsid w:val="00ED3040"/>
    <w:rsid w:val="00EE01A2"/>
    <w:rsid w:val="00EE6476"/>
    <w:rsid w:val="00F0029B"/>
    <w:rsid w:val="00F00778"/>
    <w:rsid w:val="00F05A94"/>
    <w:rsid w:val="00F20056"/>
    <w:rsid w:val="00F74A57"/>
    <w:rsid w:val="00F91E8E"/>
    <w:rsid w:val="00F95E66"/>
    <w:rsid w:val="00FB602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CDEB6"/>
  <w15:chartTrackingRefBased/>
  <w15:docId w15:val="{2580C77F-A9DE-4774-968A-F0B6BE712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33BC4"/>
    <w:rPr>
      <w:b/>
      <w:bCs/>
    </w:rPr>
  </w:style>
  <w:style w:type="character" w:styleId="Hyperlink">
    <w:name w:val="Hyperlink"/>
    <w:basedOn w:val="DefaultParagraphFont"/>
    <w:uiPriority w:val="99"/>
    <w:unhideWhenUsed/>
    <w:rsid w:val="00D33BC4"/>
    <w:rPr>
      <w:color w:val="0000FF"/>
      <w:u w:val="single"/>
    </w:rPr>
  </w:style>
  <w:style w:type="character" w:styleId="CommentReference">
    <w:name w:val="annotation reference"/>
    <w:basedOn w:val="DefaultParagraphFont"/>
    <w:uiPriority w:val="99"/>
    <w:semiHidden/>
    <w:unhideWhenUsed/>
    <w:rsid w:val="008177BC"/>
    <w:rPr>
      <w:sz w:val="16"/>
      <w:szCs w:val="16"/>
    </w:rPr>
  </w:style>
  <w:style w:type="paragraph" w:styleId="CommentText">
    <w:name w:val="annotation text"/>
    <w:basedOn w:val="Normal"/>
    <w:link w:val="CommentTextChar"/>
    <w:uiPriority w:val="99"/>
    <w:semiHidden/>
    <w:unhideWhenUsed/>
    <w:rsid w:val="008177BC"/>
    <w:pPr>
      <w:spacing w:line="240" w:lineRule="auto"/>
    </w:pPr>
    <w:rPr>
      <w:sz w:val="20"/>
      <w:szCs w:val="20"/>
    </w:rPr>
  </w:style>
  <w:style w:type="character" w:customStyle="1" w:styleId="CommentTextChar">
    <w:name w:val="Comment Text Char"/>
    <w:basedOn w:val="DefaultParagraphFont"/>
    <w:link w:val="CommentText"/>
    <w:uiPriority w:val="99"/>
    <w:semiHidden/>
    <w:rsid w:val="008177BC"/>
    <w:rPr>
      <w:sz w:val="20"/>
      <w:szCs w:val="20"/>
      <w:lang w:val="en-GB"/>
    </w:rPr>
  </w:style>
  <w:style w:type="paragraph" w:styleId="CommentSubject">
    <w:name w:val="annotation subject"/>
    <w:basedOn w:val="CommentText"/>
    <w:next w:val="CommentText"/>
    <w:link w:val="CommentSubjectChar"/>
    <w:uiPriority w:val="99"/>
    <w:semiHidden/>
    <w:unhideWhenUsed/>
    <w:rsid w:val="008177BC"/>
    <w:rPr>
      <w:b/>
      <w:bCs/>
    </w:rPr>
  </w:style>
  <w:style w:type="character" w:customStyle="1" w:styleId="CommentSubjectChar">
    <w:name w:val="Comment Subject Char"/>
    <w:basedOn w:val="CommentTextChar"/>
    <w:link w:val="CommentSubject"/>
    <w:uiPriority w:val="99"/>
    <w:semiHidden/>
    <w:rsid w:val="008177BC"/>
    <w:rPr>
      <w:b/>
      <w:bCs/>
      <w:sz w:val="20"/>
      <w:szCs w:val="20"/>
      <w:lang w:val="en-GB"/>
    </w:rPr>
  </w:style>
  <w:style w:type="paragraph" w:styleId="Revision">
    <w:name w:val="Revision"/>
    <w:hidden/>
    <w:uiPriority w:val="99"/>
    <w:semiHidden/>
    <w:rsid w:val="00493C4C"/>
    <w:pPr>
      <w:spacing w:after="0" w:line="240" w:lineRule="auto"/>
    </w:pPr>
    <w:rPr>
      <w:lang w:val="en-GB"/>
    </w:rPr>
  </w:style>
  <w:style w:type="character" w:customStyle="1" w:styleId="epub-sectionitem">
    <w:name w:val="epub-section__item"/>
    <w:basedOn w:val="DefaultParagraphFont"/>
    <w:rsid w:val="00575479"/>
  </w:style>
  <w:style w:type="character" w:styleId="UnresolvedMention">
    <w:name w:val="Unresolved Mention"/>
    <w:basedOn w:val="DefaultParagraphFont"/>
    <w:uiPriority w:val="99"/>
    <w:semiHidden/>
    <w:unhideWhenUsed/>
    <w:rsid w:val="005754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royalsocietypublishing.org/doi/full/10.1098/rstb.2012.0042" TargetMode="External"/><Relationship Id="rId2" Type="http://schemas.openxmlformats.org/officeDocument/2006/relationships/hyperlink" Target="https://royalsocietypublishing.org/doi/10.1098/rstb.2012.0335" TargetMode="External"/><Relationship Id="rId1" Type="http://schemas.openxmlformats.org/officeDocument/2006/relationships/hyperlink" Target="https://doi.org/10.1098/rspb.2024.2126" TargetMode="External"/><Relationship Id="rId4" Type="http://schemas.openxmlformats.org/officeDocument/2006/relationships/hyperlink" Target="https://www.journals.uchicago.edu/doi/full/10.1086/339992"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roceedingsb@royalsociety.org" TargetMode="External"/><Relationship Id="rId11" Type="http://schemas.openxmlformats.org/officeDocument/2006/relationships/fontTable" Target="fontTable.xml"/><Relationship Id="rId5" Type="http://schemas.openxmlformats.org/officeDocument/2006/relationships/hyperlink" Target="http://mc.manuscriptcentral.com/prsb" TargetMode="External"/><Relationship Id="rId10" Type="http://schemas.microsoft.com/office/2018/08/relationships/commentsExtensible" Target="commentsExtensible.xml"/><Relationship Id="rId4" Type="http://schemas.openxmlformats.org/officeDocument/2006/relationships/hyperlink" Target="https://royalsociety.org/journals/authors/author-guidelines/" TargetMode="External"/><Relationship Id="rId9" Type="http://schemas.microsoft.com/office/2016/09/relationships/commentsIds" Target="commentsId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4178</Words>
  <Characters>23816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Wolfgang Goymann</dc:creator>
  <cp:keywords/>
  <dc:description/>
  <cp:lastModifiedBy>Lopez-Nava Guadalupe</cp:lastModifiedBy>
  <cp:revision>6</cp:revision>
  <dcterms:created xsi:type="dcterms:W3CDTF">2025-07-31T16:36:00Z</dcterms:created>
  <dcterms:modified xsi:type="dcterms:W3CDTF">2025-08-01T13:22:00Z</dcterms:modified>
</cp:coreProperties>
</file>